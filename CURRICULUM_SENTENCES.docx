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24ECE" w14:textId="77777777" w:rsidR="0020567A" w:rsidRDefault="00000000">
      <w:pPr>
        <w:spacing w:before="200" w:after="120"/>
        <w:jc w:val="center"/>
      </w:pPr>
      <w:r>
        <w:rPr>
          <w:b/>
          <w:bCs/>
          <w:color w:val="1F3864"/>
          <w:sz w:val="44"/>
          <w:szCs w:val="44"/>
        </w:rPr>
        <w:t>Latin GCSE Mastery — Sentence Set</w:t>
      </w:r>
    </w:p>
    <w:p w14:paraId="6E363556" w14:textId="77777777" w:rsidR="0020567A" w:rsidRDefault="00000000">
      <w:pPr>
        <w:spacing w:after="120"/>
        <w:jc w:val="center"/>
      </w:pPr>
      <w:r>
        <w:rPr>
          <w:i/>
          <w:iCs/>
          <w:color w:val="555555"/>
          <w:sz w:val="24"/>
          <w:szCs w:val="24"/>
        </w:rPr>
        <w:t>284 sentences · 6 nodes · Eduqas-aligned</w:t>
      </w:r>
    </w:p>
    <w:p w14:paraId="30A911DD" w14:textId="77777777" w:rsidR="0020567A" w:rsidRDefault="00000000">
      <w:pPr>
        <w:spacing w:after="200"/>
        <w:jc w:val="center"/>
      </w:pPr>
      <w:r>
        <w:rPr>
          <w:color w:val="555555"/>
        </w:rPr>
        <w:t>Ideal translations + marking-allowance notes for teacher review</w:t>
      </w:r>
    </w:p>
    <w:p w14:paraId="611F1B3B" w14:textId="77777777" w:rsidR="0020567A" w:rsidRDefault="00000000">
      <w:pPr>
        <w:pStyle w:val="Heading2"/>
      </w:pPr>
      <w:r>
        <w:t>How to use this document</w:t>
      </w:r>
    </w:p>
    <w:p w14:paraId="01649F5F" w14:textId="77777777" w:rsidR="0020567A" w:rsidRDefault="00000000">
      <w:pPr>
        <w:spacing w:before="60" w:after="60"/>
      </w:pPr>
      <w:r>
        <w:t>Each sentence shows:</w:t>
      </w:r>
    </w:p>
    <w:p w14:paraId="0C42B96F" w14:textId="77777777" w:rsidR="0020567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Column 3: the ideal GCSE-level translation (uses the prescribed Eduqas meaning of each word — e.g. caput=head, clamo=shout).</w:t>
      </w:r>
    </w:p>
    <w:p w14:paraId="76D09A75" w14:textId="77777777" w:rsidR="0020567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Column 4: marking-allowance points — specific alternative renderings a GCSE marker should accept for that sentence (e.g. "accept 'towards' for 'ad'", "allow 'subito' in any position").</w:t>
      </w:r>
    </w:p>
    <w:p w14:paraId="3BC27C9E" w14:textId="77777777" w:rsidR="0020567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Column 5: empty teacher notes — add your own corrections, extra allowances, or flags for the developer.</w:t>
      </w:r>
    </w:p>
    <w:p w14:paraId="2F33903E" w14:textId="77777777" w:rsidR="0020567A" w:rsidRDefault="0020567A">
      <w:pPr>
        <w:spacing w:before="60" w:after="60"/>
      </w:pPr>
    </w:p>
    <w:p w14:paraId="68316201" w14:textId="77777777" w:rsidR="0020567A" w:rsidRDefault="00000000">
      <w:pPr>
        <w:spacing w:before="60" w:after="60"/>
      </w:pPr>
      <w:r>
        <w:rPr>
          <w:b/>
          <w:bCs/>
        </w:rPr>
        <w:t>Global conventions — applied implicitly to every sentence unless a stricter note overrides:</w:t>
      </w:r>
    </w:p>
    <w:p w14:paraId="4989A524" w14:textId="77777777" w:rsidR="0020567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vocab glosses: Translations stay within the Eduqas GCSE prescribed meaning (e.g. caput=head, not body/state; clamo=shout, not weep).</w:t>
      </w:r>
    </w:p>
    <w:p w14:paraId="40913BAE" w14:textId="77777777" w:rsidR="0020567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tense: Perfect = simple past by default; imperfect = was/were -ing OR used to OR simple past in narrative; pluperfect = had -ed; future = will -.</w:t>
      </w:r>
    </w:p>
    <w:p w14:paraId="1EAB67BE" w14:textId="77777777" w:rsidR="0020567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word order: Latin word order is flexible; English must obey SVO. Accept any natural English order unless meaning changes.</w:t>
      </w:r>
    </w:p>
    <w:p w14:paraId="30B79C39" w14:textId="77777777" w:rsidR="0020567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adverb placement: Adverbs (tum, subito, statim, iam, tandem, mox, nunc, deinde, ibi, diu, vix) may be placed sentence-initially, after the subject, before the verb, or at the end — all accepted unless ambiguity results.</w:t>
      </w:r>
    </w:p>
    <w:p w14:paraId="0EF0F307" w14:textId="77777777" w:rsidR="0020567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connectives: nam=for/because (coord.); enim=for (postpos.); igitur=therefore/so; tamen=however/but/yet/nevertheless; sed=but; quamquam=although; quod=because (conj.) or which (rel.).</w:t>
      </w:r>
    </w:p>
    <w:p w14:paraId="4CA80F7C" w14:textId="77777777" w:rsidR="0020567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pronouns: ego/tu only translated as 'I'/'you'; emphatic renderings ('I myself') also accepted. is/ea/id = he/she/it or him/her/it; may be rendered 'that/the' where natural.</w:t>
      </w:r>
    </w:p>
    <w:p w14:paraId="6666EDDF" w14:textId="77777777" w:rsidR="0020567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demonstratives: ille = that (accept 'the' in flowing English; 'that famous' also accepted); hic = this (accept 'the').</w:t>
      </w:r>
    </w:p>
    <w:p w14:paraId="15C07E73" w14:textId="77777777" w:rsidR="0020567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PPP: Past passive participles may be rendered as (a) relative clause ('who had been freed'), (b) attributive adj ('the freed girl'), (c) participle phrase ('having been freed') — all accepted.</w:t>
      </w:r>
    </w:p>
    <w:p w14:paraId="14BFAD9D" w14:textId="77777777" w:rsidR="0020567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historic present: Present-tense narrative sentences: accept present OR simple past, provided consistent within the sentence.</w:t>
      </w:r>
    </w:p>
    <w:p w14:paraId="18741D7B" w14:textId="77777777" w:rsidR="0020567A" w:rsidRDefault="00000000">
      <w:r>
        <w:br w:type="page"/>
      </w:r>
    </w:p>
    <w:p w14:paraId="399BA910" w14:textId="77777777" w:rsidR="0020567A" w:rsidRDefault="00000000">
      <w:pPr>
        <w:pStyle w:val="Heading1"/>
      </w:pPr>
      <w:r>
        <w:lastRenderedPageBreak/>
        <w:t>Overview tallies</w:t>
      </w:r>
    </w:p>
    <w:p w14:paraId="23B19931" w14:textId="77777777" w:rsidR="0020567A" w:rsidRDefault="00000000">
      <w:pPr>
        <w:pStyle w:val="Heading2"/>
      </w:pPr>
      <w:r>
        <w:t>1 · Sentence counts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000"/>
        <w:gridCol w:w="3200"/>
        <w:gridCol w:w="1480"/>
      </w:tblGrid>
      <w:tr w:rsidR="0020567A" w14:paraId="69200A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EA020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Node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1D5B9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0FBD6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1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A3495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</w:tr>
      <w:tr w:rsidR="0020567A" w14:paraId="5642266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FF4ED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Node 1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3DED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1st conjugation verbs; nom/acc nouns; basic syntax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9E263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Set 4 — Present</w:t>
            </w:r>
          </w:p>
        </w:tc>
        <w:tc>
          <w:tcPr>
            <w:tcW w:w="1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EAD7B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10</w:t>
            </w:r>
          </w:p>
        </w:tc>
      </w:tr>
      <w:tr w:rsidR="0020567A" w14:paraId="7A3E62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7BAF2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Node 1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BAFFB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1st conjugation verbs; nom/acc nouns; basic syntax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AF065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Set 8 — Imperfect &amp; Future</w:t>
            </w:r>
          </w:p>
        </w:tc>
        <w:tc>
          <w:tcPr>
            <w:tcW w:w="1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54614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10</w:t>
            </w:r>
          </w:p>
        </w:tc>
      </w:tr>
      <w:tr w:rsidR="0020567A" w14:paraId="2FC7769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7F85F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Node 1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B02F8D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1st conjugation verbs; nom/acc nouns; basic syntax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D024D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Set 12 — Perfect &amp; Pluperfect</w:t>
            </w:r>
          </w:p>
        </w:tc>
        <w:tc>
          <w:tcPr>
            <w:tcW w:w="1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E01C9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10</w:t>
            </w:r>
          </w:p>
        </w:tc>
      </w:tr>
      <w:tr w:rsidR="0020567A" w14:paraId="4A0C37C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DD215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Node 1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124D5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1st conjugation verbs; nom/acc nouns; basic syntax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EB182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Set 14 — PPP / Passive review</w:t>
            </w:r>
          </w:p>
        </w:tc>
        <w:tc>
          <w:tcPr>
            <w:tcW w:w="1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C8F8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10</w:t>
            </w:r>
          </w:p>
        </w:tc>
      </w:tr>
      <w:tr w:rsidR="0020567A" w14:paraId="5BCD1D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52E4D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Node 1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E2BB9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1st conjugation verbs; nom/acc nouns; basic syntax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01354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Set 16 — Exam-level mixed</w:t>
            </w:r>
          </w:p>
        </w:tc>
        <w:tc>
          <w:tcPr>
            <w:tcW w:w="1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23D0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10</w:t>
            </w:r>
          </w:p>
        </w:tc>
      </w:tr>
      <w:tr w:rsidR="0020567A" w14:paraId="293B09E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322B3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Node 2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71135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2nd conjugation verbs; iubeo+acc+inf; persuadeo+dat; a/ab+abl agent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BF279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Set 4 — Present</w:t>
            </w:r>
          </w:p>
        </w:tc>
        <w:tc>
          <w:tcPr>
            <w:tcW w:w="1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1EC17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10</w:t>
            </w:r>
          </w:p>
        </w:tc>
      </w:tr>
      <w:tr w:rsidR="0020567A" w14:paraId="283346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854DC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Node 2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C699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2nd conjugation verbs; iubeo+acc+inf; persuadeo+dat; a/ab+abl agent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CA93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Set 8 — Imperfect &amp; Future</w:t>
            </w:r>
          </w:p>
        </w:tc>
        <w:tc>
          <w:tcPr>
            <w:tcW w:w="1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57701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10</w:t>
            </w:r>
          </w:p>
        </w:tc>
      </w:tr>
      <w:tr w:rsidR="0020567A" w14:paraId="768EF3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6B8C1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Node 2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AB09C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2nd conjugation verbs; iubeo+acc+inf; persuadeo+dat; a/ab+abl agent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62B1D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Set 12 — Perfect &amp; Pluperfect</w:t>
            </w:r>
          </w:p>
        </w:tc>
        <w:tc>
          <w:tcPr>
            <w:tcW w:w="1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0B43A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10</w:t>
            </w:r>
          </w:p>
        </w:tc>
      </w:tr>
      <w:tr w:rsidR="0020567A" w14:paraId="4CDD7E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DE9C7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Node 2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E739A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2nd conjugation verbs; iubeo+acc+inf; persuadeo+dat; a/ab+abl agent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59B8A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Set 14 — PPP / Passive review</w:t>
            </w:r>
          </w:p>
        </w:tc>
        <w:tc>
          <w:tcPr>
            <w:tcW w:w="1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CA046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10</w:t>
            </w:r>
          </w:p>
        </w:tc>
      </w:tr>
      <w:tr w:rsidR="0020567A" w14:paraId="24C01D4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C42A8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Node 2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60EA8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2nd conjugation verbs; iubeo+acc+inf; persuadeo+dat; a/ab+abl agent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D24E4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Set 16 — Exam-level mixed</w:t>
            </w:r>
          </w:p>
        </w:tc>
        <w:tc>
          <w:tcPr>
            <w:tcW w:w="1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CCFAD8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10</w:t>
            </w:r>
          </w:p>
        </w:tc>
      </w:tr>
      <w:tr w:rsidR="0020567A" w14:paraId="650677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F89A6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Node 3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09E3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3rd conj verbs (inc. -io); conor deponent; iter facere; 3rd-decl nouns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36A99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Set 4 — Present</w:t>
            </w:r>
          </w:p>
        </w:tc>
        <w:tc>
          <w:tcPr>
            <w:tcW w:w="1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D1A4A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10</w:t>
            </w:r>
          </w:p>
        </w:tc>
      </w:tr>
      <w:tr w:rsidR="0020567A" w14:paraId="24F6D2A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9C172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Node 3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EFB2C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3rd conj verbs (inc. -io); conor deponent; iter facere; 3rd-decl nouns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688C5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Set 8 — Imperfect &amp; Future</w:t>
            </w:r>
          </w:p>
        </w:tc>
        <w:tc>
          <w:tcPr>
            <w:tcW w:w="1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9D9D6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10</w:t>
            </w:r>
          </w:p>
        </w:tc>
      </w:tr>
      <w:tr w:rsidR="0020567A" w14:paraId="2DC787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BA6A2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Node 3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47282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3rd conj verbs (inc. -io); conor deponent; iter facere; 3rd-decl nouns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9E761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Set 12 — Perfect &amp; Pluperfect</w:t>
            </w:r>
          </w:p>
        </w:tc>
        <w:tc>
          <w:tcPr>
            <w:tcW w:w="1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E3B59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10</w:t>
            </w:r>
          </w:p>
        </w:tc>
      </w:tr>
      <w:tr w:rsidR="0020567A" w14:paraId="7C8941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D35E9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Node 3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A0F4C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3rd conj verbs (inc. -io); conor deponent; iter facere; 3rd-decl nouns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9C6C7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Set 14 — PPP / Passive review</w:t>
            </w:r>
          </w:p>
        </w:tc>
        <w:tc>
          <w:tcPr>
            <w:tcW w:w="1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B96E9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10</w:t>
            </w:r>
          </w:p>
        </w:tc>
      </w:tr>
      <w:tr w:rsidR="0020567A" w14:paraId="43570F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5E245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Node 3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655B2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3rd conj verbs (inc. -io); conor deponent; iter facere; 3rd-decl nouns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26554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Set 16 — Exam-level mixed</w:t>
            </w:r>
          </w:p>
        </w:tc>
        <w:tc>
          <w:tcPr>
            <w:tcW w:w="1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63549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10</w:t>
            </w:r>
          </w:p>
        </w:tc>
      </w:tr>
      <w:tr w:rsidR="0020567A" w14:paraId="69A99B8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6D31B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Node 4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DBA35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4th conj verbs; hic/ille/is; quamquam+ind; quod=because; acc of duration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D3F6D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Set 4 — Present</w:t>
            </w:r>
          </w:p>
        </w:tc>
        <w:tc>
          <w:tcPr>
            <w:tcW w:w="1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6E69B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10</w:t>
            </w:r>
          </w:p>
        </w:tc>
      </w:tr>
      <w:tr w:rsidR="0020567A" w14:paraId="1A4544A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FF8F6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Node 4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EBF53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4th conj verbs; hic/ille/is; quamquam+ind; quod=because; acc of duration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E9158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Set 8 — Imperfect &amp; Future</w:t>
            </w:r>
          </w:p>
        </w:tc>
        <w:tc>
          <w:tcPr>
            <w:tcW w:w="1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AADAC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10</w:t>
            </w:r>
          </w:p>
        </w:tc>
      </w:tr>
      <w:tr w:rsidR="0020567A" w14:paraId="502917C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771BD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Node 4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363E9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4th conj verbs; hic/ille/is; quamquam+ind; quod=because; acc of duration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CAC0C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Set 12 — Perfect &amp; Pluperfect</w:t>
            </w:r>
          </w:p>
        </w:tc>
        <w:tc>
          <w:tcPr>
            <w:tcW w:w="1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1305C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10</w:t>
            </w:r>
          </w:p>
        </w:tc>
      </w:tr>
      <w:tr w:rsidR="0020567A" w14:paraId="5009AC6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13B40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Node 4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AF4EC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4th conj verbs; hic/ille/is; quamquam+ind; quod=because; acc of duration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2C013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Set 14 — PPP / Passive review</w:t>
            </w:r>
          </w:p>
        </w:tc>
        <w:tc>
          <w:tcPr>
            <w:tcW w:w="1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F7789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10</w:t>
            </w:r>
          </w:p>
        </w:tc>
      </w:tr>
      <w:tr w:rsidR="0020567A" w14:paraId="4CD755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86335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Node 4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2B608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4th conj verbs; hic/ille/is; quamquam+ind; quod=because; acc of duration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E1936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Set 16 — Exam-level mixed</w:t>
            </w:r>
          </w:p>
        </w:tc>
        <w:tc>
          <w:tcPr>
            <w:tcW w:w="1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A1152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10</w:t>
            </w:r>
          </w:p>
        </w:tc>
      </w:tr>
      <w:tr w:rsidR="0020567A" w14:paraId="562D085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4F9E1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Node 5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3314A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esse, volo/possum/coepi/noli/necesse+inf, eo &amp; redeo, comparison (quam/-ior/-issimus)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6A3CC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§A — esse, comparative/superlative, quam, tam...quam</w:t>
            </w:r>
          </w:p>
        </w:tc>
        <w:tc>
          <w:tcPr>
            <w:tcW w:w="1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66A0A1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12</w:t>
            </w:r>
          </w:p>
        </w:tc>
      </w:tr>
      <w:tr w:rsidR="0020567A" w14:paraId="1DAC4B3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5F93A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Node 5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6F712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esse, volo/possum/coepi/noli/necesse+inf, eo &amp; redeo, comparison (quam/-ior/-issimus)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12E94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§B — volo / possum / coepi / noli / necesse est + infinitive</w:t>
            </w:r>
          </w:p>
        </w:tc>
        <w:tc>
          <w:tcPr>
            <w:tcW w:w="1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4B0B8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12</w:t>
            </w:r>
          </w:p>
        </w:tc>
      </w:tr>
      <w:tr w:rsidR="0020567A" w14:paraId="72DD61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EB560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Node 5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124C1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esse, volo/possum/coepi/noli/necesse+inf, eo &amp; redeo, comparison (quam/-ior/-issimus)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BC3C6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§C — eo &amp; redeo; motion prepositions review</w:t>
            </w:r>
          </w:p>
        </w:tc>
        <w:tc>
          <w:tcPr>
            <w:tcW w:w="1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25D99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12</w:t>
            </w:r>
          </w:p>
        </w:tc>
      </w:tr>
      <w:tr w:rsidR="0020567A" w14:paraId="10B7901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E6159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Node 6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97411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qui/quae/quod, ut+subj (purpose/ind. command), cum+subj (temporal/causal), si+subj (contrary-to-fact)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676C2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§A — Relative clauses (qui/quae/quod)</w:t>
            </w:r>
          </w:p>
        </w:tc>
        <w:tc>
          <w:tcPr>
            <w:tcW w:w="1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6CE5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12</w:t>
            </w:r>
          </w:p>
        </w:tc>
      </w:tr>
      <w:tr w:rsidR="0020567A" w14:paraId="2130F64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08991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Node 6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A6222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qui/quae/quod, ut+subj (purpose/ind. command), cum+subj (temporal/causal), si+subj (contrary-to-fact)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37FE8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§B — ut + subjunctive (purpose / indirect command)</w:t>
            </w:r>
          </w:p>
        </w:tc>
        <w:tc>
          <w:tcPr>
            <w:tcW w:w="1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6E9AA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12</w:t>
            </w:r>
          </w:p>
        </w:tc>
      </w:tr>
      <w:tr w:rsidR="0020567A" w14:paraId="7D596E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4DF4D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Node 6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78130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qui/quae/quod, ut+subj (purpose/ind. command), cum+subj (temporal/causal), si+subj (contrary-to-fact)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3DDCA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§C — cum + subjunctive (temporal / causal)</w:t>
            </w:r>
          </w:p>
        </w:tc>
        <w:tc>
          <w:tcPr>
            <w:tcW w:w="1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04F93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12</w:t>
            </w:r>
          </w:p>
        </w:tc>
      </w:tr>
      <w:tr w:rsidR="0020567A" w14:paraId="49A3FD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16099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Node 6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3BA01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qui/quae/quod, ut+subj (purpose/ind. command), cum+subj (temporal/causal), si+subj (contrary-to-fact)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38BE8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§D — si + subjunctive (contrary-to-fact)</w:t>
            </w:r>
          </w:p>
        </w:tc>
        <w:tc>
          <w:tcPr>
            <w:tcW w:w="1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B316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12</w:t>
            </w:r>
          </w:p>
        </w:tc>
      </w:tr>
      <w:tr w:rsidR="0020567A" w14:paraId="3EE0FF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F2553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7BFF0" w14:textId="77777777" w:rsidR="0020567A" w:rsidRDefault="0020567A">
            <w:pPr>
              <w:spacing w:before="20" w:after="20"/>
            </w:pP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B2B69" w14:textId="77777777" w:rsidR="0020567A" w:rsidRDefault="0020567A">
            <w:pPr>
              <w:spacing w:before="20" w:after="20"/>
            </w:pPr>
          </w:p>
        </w:tc>
        <w:tc>
          <w:tcPr>
            <w:tcW w:w="1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D3117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284</w:t>
            </w:r>
          </w:p>
        </w:tc>
      </w:tr>
    </w:tbl>
    <w:p w14:paraId="58C7B06B" w14:textId="77777777" w:rsidR="0020567A" w:rsidRDefault="00000000">
      <w:pPr>
        <w:pStyle w:val="Heading2"/>
      </w:pPr>
      <w:r>
        <w:t>2 · Tense / form focus per set</w:t>
      </w:r>
    </w:p>
    <w:p w14:paraId="7FC7D9F9" w14:textId="77777777" w:rsidR="0020567A" w:rsidRDefault="00000000">
      <w:pPr>
        <w:spacing w:before="40" w:after="40"/>
      </w:pPr>
      <w:r>
        <w:rPr>
          <w:i/>
          <w:iCs/>
          <w:color w:val="555555"/>
          <w:sz w:val="20"/>
          <w:szCs w:val="20"/>
        </w:rPr>
        <w:t>Nodes 1–4 follow the same 5-set structure. Nodes 5–6 replace sets with sub-units (§A–D) covering discrete syntactic targets.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6720"/>
      </w:tblGrid>
      <w:tr w:rsidR="0020567A" w14:paraId="65A1CC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2353F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 type</w:t>
            </w:r>
          </w:p>
        </w:tc>
        <w:tc>
          <w:tcPr>
            <w:tcW w:w="6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17B3E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grammatical focus</w:t>
            </w:r>
          </w:p>
        </w:tc>
      </w:tr>
      <w:tr w:rsidR="0020567A" w14:paraId="2B96225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693F8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Set 4 — Present</w:t>
            </w:r>
          </w:p>
        </w:tc>
        <w:tc>
          <w:tcPr>
            <w:tcW w:w="6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759A0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Present indicative (with some present narrative)</w:t>
            </w:r>
          </w:p>
        </w:tc>
      </w:tr>
      <w:tr w:rsidR="0020567A" w14:paraId="35766E9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168C9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Set 8 — Imperfect &amp; Future</w:t>
            </w:r>
          </w:p>
        </w:tc>
        <w:tc>
          <w:tcPr>
            <w:tcW w:w="6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DAB6D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Imperfect + Future indicative mix</w:t>
            </w:r>
          </w:p>
        </w:tc>
      </w:tr>
      <w:tr w:rsidR="0020567A" w14:paraId="3BF6AAC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D18E2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Set 12 — Perfect &amp; Pluperfect</w:t>
            </w:r>
          </w:p>
        </w:tc>
        <w:tc>
          <w:tcPr>
            <w:tcW w:w="6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045E8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Perfect + Pluperfect indicative mix</w:t>
            </w:r>
          </w:p>
        </w:tc>
      </w:tr>
      <w:tr w:rsidR="0020567A" w14:paraId="4611B37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25170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Set 14 — PPP / Passive review</w:t>
            </w:r>
          </w:p>
        </w:tc>
        <w:tc>
          <w:tcPr>
            <w:tcW w:w="6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AF18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PPP attributive + perfect/pluperfect passive</w:t>
            </w:r>
          </w:p>
        </w:tc>
      </w:tr>
      <w:tr w:rsidR="0020567A" w14:paraId="29B0129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E0012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Set 16 — Exam-level mixed</w:t>
            </w:r>
          </w:p>
        </w:tc>
        <w:tc>
          <w:tcPr>
            <w:tcW w:w="6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57C59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Mixed tenses — simulates Eduqas exam register</w:t>
            </w:r>
          </w:p>
        </w:tc>
      </w:tr>
      <w:tr w:rsidR="0020567A" w14:paraId="5772E7E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5DD6E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Node 5 §A–C</w:t>
            </w:r>
          </w:p>
        </w:tc>
        <w:tc>
          <w:tcPr>
            <w:tcW w:w="6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CB61A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esse; comparative/superlative + quam; volo/possum/coepi/noli/necesse est + inf; eo &amp; redeo</w:t>
            </w:r>
          </w:p>
        </w:tc>
      </w:tr>
      <w:tr w:rsidR="0020567A" w14:paraId="6BCC12E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838D3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Node 6 §A–D</w:t>
            </w:r>
          </w:p>
        </w:tc>
        <w:tc>
          <w:tcPr>
            <w:tcW w:w="67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8ECA9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Relative clauses (qui/quae/quod); ut+subj (purpose/indirect command); cum+subj (temporal/causal); si+subj (contrary-to-fact)</w:t>
            </w:r>
          </w:p>
        </w:tc>
      </w:tr>
    </w:tbl>
    <w:p w14:paraId="0EFDACA4" w14:textId="77777777" w:rsidR="0020567A" w:rsidRDefault="00000000">
      <w:pPr>
        <w:pStyle w:val="Heading2"/>
      </w:pPr>
      <w:r>
        <w:t>3 · Vocabulary frequency across all 284 sentences</w:t>
      </w:r>
    </w:p>
    <w:p w14:paraId="34D4D423" w14:textId="77777777" w:rsidR="0020567A" w:rsidRDefault="00000000">
      <w:pPr>
        <w:spacing w:before="40" w:after="40"/>
      </w:pPr>
      <w:r>
        <w:rPr>
          <w:i/>
          <w:iCs/>
          <w:color w:val="555555"/>
          <w:sz w:val="20"/>
          <w:szCs w:val="20"/>
        </w:rPr>
        <w:t>Each row shows an Eduqas-prescribed lemma and the total count of token appearances across the full sentence set. Forms are grouped under their lemma where the form map allows; uncommon or proper-noun forms may appear separately. Use this to confirm coverage.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0"/>
        <w:gridCol w:w="778"/>
        <w:gridCol w:w="2562"/>
        <w:gridCol w:w="778"/>
        <w:gridCol w:w="2644"/>
        <w:gridCol w:w="778"/>
      </w:tblGrid>
      <w:tr w:rsidR="0020567A" w14:paraId="64D4CB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B2445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Lemma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B57EF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9691A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Lemma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1FF41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A67B6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Lemma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977C6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</w:tr>
      <w:tr w:rsidR="0020567A" w14:paraId="506114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AA43A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et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B267B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80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FF542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cibus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09DC6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182A2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equus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D4231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</w:tr>
      <w:tr w:rsidR="0020567A" w14:paraId="778C07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32C9A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lastRenderedPageBreak/>
              <w:t>sum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2D6C2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74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5768A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domus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17076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44119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facilis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23AF1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</w:tr>
      <w:tr w:rsidR="0020567A" w14:paraId="21F9F2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1D5D8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pater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5A6CC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61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CA618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dormio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CB339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456A3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igitur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CAF9E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</w:tr>
      <w:tr w:rsidR="0020567A" w14:paraId="3879CC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42CA3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filius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121F0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51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FBAEC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ego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2B531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E0140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impero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2D608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</w:tr>
      <w:tr w:rsidR="0020567A" w14:paraId="3047EF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03058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dea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B6F8B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45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2FD96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qui/quae/quod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75861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668DD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iratus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1C824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</w:tr>
      <w:tr w:rsidR="0020567A" w14:paraId="0593A4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A484D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sed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481EC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44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90D4E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teneo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0499E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51BE6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mors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C16CD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</w:tr>
      <w:tr w:rsidR="0020567A" w14:paraId="4EF749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A9B2C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miles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FAB9E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43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7B4EC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cupio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4AA7C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D2E7E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nam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D4A47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</w:tr>
      <w:tr w:rsidR="0020567A" w14:paraId="406123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F818B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regina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9A137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41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A8E3A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laetus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F1957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C0962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tamen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0A1EF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</w:tr>
      <w:tr w:rsidR="0020567A" w14:paraId="0BC7BD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D5D8A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clamo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A735D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37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896C4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nihil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CD132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22588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unus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6BF5B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</w:tr>
      <w:tr w:rsidR="0020567A" w14:paraId="7E6226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0C776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in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0B489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35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ACE3A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si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65479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371C9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vultus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0FEF8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</w:tr>
      <w:tr w:rsidR="0020567A" w14:paraId="63C0C1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B84AC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deus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D6652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34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B153B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ut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A502D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29CB9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conor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33EE5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</w:tr>
      <w:tr w:rsidR="0020567A" w14:paraId="78EB6E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41583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dux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A366E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6ECE8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cogo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B5D0C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D43E4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cur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253F3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</w:tr>
      <w:tr w:rsidR="0020567A" w14:paraId="1A2E9A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C2A65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video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35934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20B1D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donum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12E9A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5A654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dirus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AE34C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</w:tr>
      <w:tr w:rsidR="0020567A" w14:paraId="5D22CD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C1D6C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is/ea/id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17F57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F14E9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iubeo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1DC21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69B48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etiam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FE2F7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</w:tr>
      <w:tr w:rsidR="0020567A" w14:paraId="3838A6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5157D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puella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62730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A40EB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navigo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9411A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35219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ibi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13FC7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</w:tr>
      <w:tr w:rsidR="0020567A" w14:paraId="4C56E1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77572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silva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19B1E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87563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tum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C263D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3DE3E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necesse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1DE38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</w:tr>
      <w:tr w:rsidR="0020567A" w14:paraId="3FCECB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9B5EB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non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4DD26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28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4E068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aperio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1DB4F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74456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nunc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55A86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</w:tr>
      <w:tr w:rsidR="0020567A" w14:paraId="04EB09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75658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statim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86BD9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E43AA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constituo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6B6CF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00C2C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perterritus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FE041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</w:tr>
      <w:tr w:rsidR="0020567A" w14:paraId="3B57F0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8AFA5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festino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72A9A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A31BB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persuadeo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2C053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937D9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quamquam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057DF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</w:tr>
      <w:tr w:rsidR="0020567A" w14:paraId="59CF1E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903B2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maritus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F96D5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A5B0C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pulcher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3A3E3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33513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qui/quae/quod/quam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7EC40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</w:tr>
      <w:tr w:rsidR="0020567A" w14:paraId="4A879B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6D5FC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discedo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C1A09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24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F9DEB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solus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A0143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F265C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simulac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F41AF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</w:tr>
      <w:tr w:rsidR="0020567A" w14:paraId="401E85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748E8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urbs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4D926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24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B8417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a/ab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70E71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1E5B6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subito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636BB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</w:tr>
      <w:tr w:rsidR="0020567A" w14:paraId="3629BC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54F81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uxor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809B6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98315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eo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668B0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AFA4A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terra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09967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</w:tr>
      <w:tr w:rsidR="0020567A" w14:paraId="4FAFD2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5E66C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comes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5C95A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A4EF2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facio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37E2B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C12D0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volo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A6B37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</w:tr>
      <w:tr w:rsidR="0020567A" w14:paraId="51E74B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D668E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omnis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42EAE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F7B90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navis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41F8C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B2EB4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annus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B77FF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</w:tr>
      <w:tr w:rsidR="0020567A" w14:paraId="308265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5B859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tristis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DF31E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49600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per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B3825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5BB7C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caput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647EE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</w:tr>
      <w:tr w:rsidR="0020567A" w14:paraId="0972F5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AA938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ad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A7D7F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D34CC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conspicio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F50C5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A8D86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enim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4468B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</w:tr>
      <w:tr w:rsidR="0020567A" w14:paraId="3C00C4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1E3E8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cum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10708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7B040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habeo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141EC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AB6D4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fortis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4B06B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</w:tr>
      <w:tr w:rsidR="0020567A" w14:paraId="33944F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6D9FA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dico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50238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2F33C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habito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A3D48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DCFFF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iterum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11F23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</w:tr>
      <w:tr w:rsidR="0020567A" w14:paraId="0EAFC8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2FCB1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ille/illa/illud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64EAA4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A7556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inquit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44353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7B440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manus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AC0B6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</w:tr>
      <w:tr w:rsidR="0020567A" w14:paraId="6C3343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054AE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tandem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D3CE7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62B69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iuvenis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C052E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F8BBA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occido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04C7E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</w:tr>
      <w:tr w:rsidR="0020567A" w14:paraId="42646B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43704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amo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F5412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8F22F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pauci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FBF07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05418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puto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713EE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</w:tr>
      <w:tr w:rsidR="0020567A" w14:paraId="188B0A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9BB2A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effugio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DFDC4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D3B4C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prope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88615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CCBA9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tantus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E1225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</w:tr>
      <w:tr w:rsidR="0020567A" w14:paraId="38BA6C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F809B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lastRenderedPageBreak/>
              <w:t>iter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58922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ABA7C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tu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11EC9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6C2AF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ubi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7A039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</w:tr>
      <w:tr w:rsidR="0020567A" w14:paraId="04AB73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9A9A8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amicus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E7191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791DA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neco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351A8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05E5E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dum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108CD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</w:tr>
      <w:tr w:rsidR="0020567A" w14:paraId="5A10F3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4CCC3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femina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02DDA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BFC4E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peto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B1CB1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8A2C5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facilis(compar)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92BC6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</w:tr>
      <w:tr w:rsidR="0020567A" w14:paraId="16543F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D1F6E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gladius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B95BB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BE773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possum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AE951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5874B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facilis(superl)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40AEE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</w:tr>
      <w:tr w:rsidR="0020567A" w14:paraId="147CF8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9BE02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hic/haec/hoc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B273F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D7187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quaero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9397D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F2430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noli/nolite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C0C9F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</w:tr>
      <w:tr w:rsidR="0020567A" w14:paraId="5151D4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C87D9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oppugno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44D80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DEDC9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rogo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7FA08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FDFB8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postquam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67560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</w:tr>
      <w:tr w:rsidR="0020567A" w14:paraId="4140C1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EDFF7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porta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2F16E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4D59D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alius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3BAE7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62C13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pulcher(superl)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5ADFF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</w:tr>
      <w:tr w:rsidR="0020567A" w14:paraId="0B4CAE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EE325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verbum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CF349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E0047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ceteri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D6595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ECB09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quo modo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0042A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</w:tr>
      <w:tr w:rsidR="0020567A" w14:paraId="64AEBD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60096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accipio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136E3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36560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deinde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4F595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E2992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se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DBB14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</w:tr>
      <w:tr w:rsidR="0020567A" w14:paraId="5FF45B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D1797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multus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EB061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15FBE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filia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2C215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C731A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vix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86D42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</w:tr>
      <w:tr w:rsidR="0020567A" w14:paraId="640200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2B9B6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ingens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B3F4E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8520D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mox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097D6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DC1C8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advenisses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01C15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</w:tr>
      <w:tr w:rsidR="0020567A" w14:paraId="0C4A68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73746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insula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05D82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01F56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pono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F21A7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ABD71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diu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24D41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</w:tr>
      <w:tr w:rsidR="0020567A" w14:paraId="485500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1085C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oro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A61E7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AA267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relinquo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507D6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A5BFC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fortis(compar)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7A015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</w:tr>
      <w:tr w:rsidR="0020567A" w14:paraId="59B992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04509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rex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516B5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4C638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suus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516C6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775B3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fortis(superl)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B3E80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</w:tr>
      <w:tr w:rsidR="0020567A" w14:paraId="4A1334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A49E8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advenio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21DF3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3D6DC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tam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678C3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38537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homo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A678B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</w:tr>
      <w:tr w:rsidR="0020567A" w14:paraId="3B3E9D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4DB9D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audio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A0441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212DF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appropinquo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AC602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B2221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multis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918F1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</w:tr>
      <w:tr w:rsidR="0020567A" w14:paraId="72F009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D9F21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iam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EB5DE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3C94F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coepi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2EB65D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6DF61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pulchrum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48506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</w:tr>
      <w:tr w:rsidR="0020567A" w14:paraId="71B2CE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A4B6B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libero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C3DE3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EE43D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cognosco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6C988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E4A4A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suam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4B14E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</w:tr>
      <w:tr w:rsidR="0020567A" w14:paraId="407F23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B19E4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redeo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D26DC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8701B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duco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19FC4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AE185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tristis(superl)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A7172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</w:tr>
      <w:tr w:rsidR="0020567A" w14:paraId="509EED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6D81C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appareo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D8FED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74432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e/ex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02ED9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1F7E6" w14:textId="77777777" w:rsidR="0020567A" w:rsidRDefault="0020567A">
            <w:pPr>
              <w:spacing w:before="20" w:after="20"/>
            </w:pP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00DD1" w14:textId="77777777" w:rsidR="0020567A" w:rsidRDefault="0020567A">
            <w:pPr>
              <w:spacing w:before="20" w:after="20"/>
            </w:pPr>
          </w:p>
        </w:tc>
      </w:tr>
    </w:tbl>
    <w:p w14:paraId="7C19B518" w14:textId="77777777" w:rsidR="0020567A" w:rsidRDefault="00000000">
      <w:pPr>
        <w:pStyle w:val="Heading2"/>
      </w:pPr>
      <w:r>
        <w:t>4 · Pedagogical difficulty curve</w:t>
      </w:r>
    </w:p>
    <w:p w14:paraId="0145556E" w14:textId="77777777" w:rsidR="0020567A" w:rsidRDefault="00000000">
      <w:pPr>
        <w:spacing w:before="60" w:after="60"/>
      </w:pPr>
      <w:r>
        <w:rPr>
          <w:b/>
          <w:bCs/>
        </w:rPr>
        <w:t>The curve ramps on three axes simultaneously:</w:t>
      </w:r>
    </w:p>
    <w:p w14:paraId="5BEB0C3D" w14:textId="77777777" w:rsidR="0020567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Verb conjugation — 1st (Node 1) → 2nd (Node 2) → 3rd + 3rd-io (Node 3) → 4th (Node 4) → irregulars (Node 5).</w:t>
      </w:r>
    </w:p>
    <w:p w14:paraId="6341719A" w14:textId="77777777" w:rsidR="0020567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Syntax complexity — simple S-V-O (Set 4 of each node) → subordination + direct speech (Set 16) → participle-heavy (Set 14) → full subordinate subjunctive syntax (Node 6).</w:t>
      </w:r>
    </w:p>
    <w:p w14:paraId="60B00666" w14:textId="77777777" w:rsidR="0020567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Person distribution — mostly 3sg/3pl (matching Eduqas S23 ~80/10/10); 1st and 2nd persons concentrated in direct-speech set-16 sentences.</w:t>
      </w:r>
    </w:p>
    <w:p w14:paraId="5BF24EA5" w14:textId="77777777" w:rsidR="0020567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Each node's Set 16 simulates exam register: mixed tenses, embedded clauses, direct speech, quam/illa/haec/hic demonstratives, postpositive enim/igitur.</w:t>
      </w:r>
    </w:p>
    <w:p w14:paraId="79BFF6BD" w14:textId="77777777" w:rsidR="0020567A" w:rsidRDefault="00000000">
      <w:pPr>
        <w:pStyle w:val="Heading2"/>
      </w:pPr>
      <w:r>
        <w:t>5 · Eduqas-feasibility check</w:t>
      </w:r>
    </w:p>
    <w:p w14:paraId="5469B8F4" w14:textId="77777777" w:rsidR="0020567A" w:rsidRDefault="00000000">
      <w:pPr>
        <w:spacing w:before="60" w:after="60"/>
      </w:pPr>
      <w:r>
        <w:rPr>
          <w:b/>
          <w:bCs/>
        </w:rPr>
        <w:t>Word order and constructions checked against S23, S24, O21, and Book1 specimen sources. Key compliance points:</w:t>
      </w:r>
    </w:p>
    <w:p w14:paraId="76E95210" w14:textId="77777777" w:rsidR="0020567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Verb-final default retained across Sets 4, 8, 12, 14 (≈85% of sentences); Set 16 permits fronting for emphasis where source passages do so.</w:t>
      </w:r>
    </w:p>
    <w:p w14:paraId="6FFE1F74" w14:textId="77777777" w:rsidR="0020567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No non-GCSE vocabulary items introduced — every lemma appears on the Eduqas prescribed list.</w:t>
      </w:r>
    </w:p>
    <w:p w14:paraId="030997DC" w14:textId="77777777" w:rsidR="0020567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lastRenderedPageBreak/>
        <w:t>Direct speech uses 'inquit' split after first word(s), matching Eduqas narrative style.</w:t>
      </w:r>
    </w:p>
    <w:p w14:paraId="221389FF" w14:textId="77777777" w:rsidR="0020567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Postpositive conjunctions (enim, igitur) placed in 2nd or 3rd position as required.</w:t>
      </w:r>
    </w:p>
    <w:p w14:paraId="62A1C285" w14:textId="77777777" w:rsidR="0020567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PPP agreement checked: gender + number + case across all Set 14 passive forms.</w:t>
      </w:r>
    </w:p>
    <w:p w14:paraId="72B052B6" w14:textId="77777777" w:rsidR="0020567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Dative cases with impero / persuadeo / appropinquo attested; accusative+infinitive with iubeo attested; partitive genitive (omnium) in Node 5 §A.</w:t>
      </w:r>
    </w:p>
    <w:p w14:paraId="71620D9F" w14:textId="77777777" w:rsidR="0020567A" w:rsidRDefault="00000000">
      <w:r>
        <w:br w:type="page"/>
      </w:r>
    </w:p>
    <w:p w14:paraId="59B17031" w14:textId="77777777" w:rsidR="0020567A" w:rsidRDefault="00000000">
      <w:pPr>
        <w:pStyle w:val="Heading1"/>
      </w:pPr>
      <w:r>
        <w:lastRenderedPageBreak/>
        <w:t>Node 1 — 1st Conjugation</w:t>
      </w:r>
    </w:p>
    <w:p w14:paraId="0729E324" w14:textId="77777777" w:rsidR="0020567A" w:rsidRDefault="00000000">
      <w:pPr>
        <w:spacing w:before="40" w:after="40"/>
      </w:pPr>
      <w:r>
        <w:rPr>
          <w:i/>
          <w:iCs/>
          <w:color w:val="555555"/>
          <w:sz w:val="20"/>
          <w:szCs w:val="20"/>
        </w:rPr>
        <w:t>Focus: 1st conjugation verbs; nom/acc nouns; basic syntax</w:t>
      </w:r>
    </w:p>
    <w:p w14:paraId="6CFB9FA9" w14:textId="77777777" w:rsidR="0020567A" w:rsidRDefault="0020567A">
      <w:pPr>
        <w:spacing w:before="60" w:after="60"/>
      </w:pPr>
    </w:p>
    <w:p w14:paraId="0C291075" w14:textId="77777777" w:rsidR="0020567A" w:rsidRDefault="00000000">
      <w:pPr>
        <w:pStyle w:val="Heading2"/>
      </w:pPr>
      <w:r>
        <w:t>Set 4 — Present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300"/>
        <w:gridCol w:w="2300"/>
        <w:gridCol w:w="3360"/>
        <w:gridCol w:w="1600"/>
      </w:tblGrid>
      <w:tr w:rsidR="0020567A" w14:paraId="437043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907F0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234D7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Latin sentence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1EDDA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Ideal translation (GCSE vocab)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EA48D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Accepted alternatives (marking points)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BA5B0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Teacher notes</w:t>
            </w:r>
          </w:p>
        </w:tc>
      </w:tr>
      <w:tr w:rsidR="0020567A" w14:paraId="040C015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A7B4A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88E0B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puella deam amat.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DEC67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girl loves the goddess.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2EBE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'likes' for 'amat' (GCSE allows love/like)</w:t>
            </w:r>
          </w:p>
          <w:p w14:paraId="19B1F25D" w14:textId="37E59AA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'a girl' / 'the girl' — no article in Latin</w:t>
            </w:r>
            <w:r w:rsidR="00237FAE">
              <w:rPr>
                <w:sz w:val="17"/>
                <w:szCs w:val="17"/>
              </w:rPr>
              <w:t xml:space="preserve"> </w:t>
            </w:r>
            <w:ins w:id="0" w:author="Monty Hunt" w:date="2026-04-18T16:39:00Z" w16du:dateUtc="2026-04-18T15:39:00Z">
              <w:r w:rsidR="00237FAE">
                <w:rPr>
                  <w:sz w:val="17"/>
                  <w:szCs w:val="17"/>
                </w:rPr>
                <w:t>ALWAYS ACCEPT THE/A SWITCHING ROUND UNLESS SAID OTHERWISE. E.G. A GIRL LOVES A GODDESS.</w:t>
              </w:r>
            </w:ins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B98A6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639294D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CCCDC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BF4BB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pater filiam rogat.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8777C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father asks his daughter.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CA9C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'asks the daughter' / 'asks his daughter' (no possessive in Latin — both fine)</w:t>
            </w:r>
          </w:p>
          <w:p w14:paraId="457B5B44" w14:textId="625AF6CE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'questions' for 'rogat'</w:t>
            </w:r>
            <w:ins w:id="1" w:author="Monty Hunt" w:date="2026-04-18T16:40:00Z" w16du:dateUtc="2026-04-18T15:40:00Z">
              <w:r w:rsidR="00237FAE">
                <w:rPr>
                  <w:sz w:val="17"/>
                  <w:szCs w:val="17"/>
                </w:rPr>
                <w:t xml:space="preserve"> IS ASKS FOR ALSO VALID?</w:t>
              </w:r>
            </w:ins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91D37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65D1D8A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47EA8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BAD3F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femina in insula habitat.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24F43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woman lives on the island.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77D1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'on' or 'in' the island — both standard for 'in + abl' with geographical features</w:t>
            </w:r>
          </w:p>
          <w:p w14:paraId="1B073E64" w14:textId="76EFBD36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'is living'</w:t>
            </w:r>
            <w:ins w:id="2" w:author="Monty Hunt" w:date="2026-04-18T16:41:00Z" w16du:dateUtc="2026-04-18T15:41:00Z">
              <w:r w:rsidR="00237FAE">
                <w:rPr>
                  <w:sz w:val="17"/>
                  <w:szCs w:val="17"/>
                </w:rPr>
                <w:t xml:space="preserve"> THERE SHOULD ALWAYS BE A VALID ACCEPTA</w:t>
              </w:r>
            </w:ins>
            <w:ins w:id="3" w:author="Monty Hunt" w:date="2026-04-18T16:42:00Z" w16du:dateUtc="2026-04-18T15:42:00Z">
              <w:r w:rsidR="00237FAE">
                <w:rPr>
                  <w:sz w:val="17"/>
                  <w:szCs w:val="17"/>
                </w:rPr>
                <w:t>NCE FOR PRESENT TENSE VERBS AS “IS LIVING” OR “LIVES” THIS NEEDS TO BE FOR ALL PRESENT TENSE VERBS – AND AS SAID ABOVE IT SHOULD BE ALLOWED TO SAY “THE WOMAN LIVES ON AN ISLAND” HERE</w:t>
              </w:r>
            </w:ins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14430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622A9F6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24CC6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81F4C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dea pulchra ad terram navigat.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57881" w14:textId="42B5D378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beautiful goddess sails to</w:t>
            </w:r>
            <w:ins w:id="4" w:author="Monty Hunt" w:date="2026-04-18T16:43:00Z" w16du:dateUtc="2026-04-18T15:43:00Z">
              <w:r w:rsidR="00237FAE">
                <w:rPr>
                  <w:sz w:val="18"/>
                  <w:szCs w:val="18"/>
                </w:rPr>
                <w:t>WARDS</w:t>
              </w:r>
            </w:ins>
            <w:del w:id="5" w:author="Monty Hunt" w:date="2026-04-18T16:43:00Z" w16du:dateUtc="2026-04-18T15:43:00Z">
              <w:r w:rsidDel="00237FAE">
                <w:rPr>
                  <w:sz w:val="18"/>
                  <w:szCs w:val="18"/>
                </w:rPr>
                <w:delText xml:space="preserve"> the</w:delText>
              </w:r>
            </w:del>
            <w:r>
              <w:rPr>
                <w:sz w:val="18"/>
                <w:szCs w:val="18"/>
              </w:rPr>
              <w:t xml:space="preserve"> land.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CDB29" w14:textId="242AFD83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 xml:space="preserve">accept </w:t>
            </w:r>
            <w:del w:id="6" w:author="Monty Hunt" w:date="2026-04-18T16:43:00Z" w16du:dateUtc="2026-04-18T15:43:00Z">
              <w:r w:rsidDel="00237FAE">
                <w:rPr>
                  <w:sz w:val="17"/>
                  <w:szCs w:val="17"/>
                </w:rPr>
                <w:delText xml:space="preserve">'towards' </w:delText>
              </w:r>
            </w:del>
            <w:ins w:id="7" w:author="Monty Hunt" w:date="2026-04-18T16:43:00Z" w16du:dateUtc="2026-04-18T15:43:00Z">
              <w:r w:rsidR="00237FAE">
                <w:rPr>
                  <w:sz w:val="17"/>
                  <w:szCs w:val="17"/>
                </w:rPr>
                <w:t>TO</w:t>
              </w:r>
              <w:r w:rsidR="00237FAE">
                <w:rPr>
                  <w:sz w:val="17"/>
                  <w:szCs w:val="17"/>
                </w:rPr>
                <w:t xml:space="preserve"> </w:t>
              </w:r>
            </w:ins>
            <w:r>
              <w:rPr>
                <w:sz w:val="17"/>
                <w:szCs w:val="17"/>
              </w:rPr>
              <w:t>for 'ad'</w:t>
            </w:r>
          </w:p>
          <w:p w14:paraId="1EF075C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'towards the land' / 'to land' / 'towards the country' (terra = land)</w:t>
            </w:r>
          </w:p>
          <w:p w14:paraId="09E2605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'a beautiful goddess'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74478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77A0331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1731B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999FE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regina tristis clamat, nam deus appropinquat.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56E2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sad queen shouts, for the god is approaching.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0AA6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'because' for 'nam'</w:t>
            </w:r>
          </w:p>
          <w:p w14:paraId="7127485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'unhappy' for 'tristis'</w:t>
            </w:r>
          </w:p>
          <w:p w14:paraId="0B0F9158" w14:textId="37685B70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'draws near' / 'comes near' / 'approaches' for 'appropinquat'</w:t>
            </w:r>
          </w:p>
          <w:p w14:paraId="6F479F2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'is shouting' / 'shouts'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09DBD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5AFD30D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5454F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0D206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puella laeta patri imperat, et pater festinat.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6005B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happy girl orders her father, and the father hurries.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8642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'patri' is dative — accept 'orders her father' (NOT 'orders to her father')</w:t>
            </w:r>
          </w:p>
          <w:p w14:paraId="1AC7BFE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'glad' / 'joyful' for 'laeta'</w:t>
            </w:r>
          </w:p>
          <w:p w14:paraId="7C19EB8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'rushes' for 'festinat'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DF92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5CBBD76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7FE8D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D3B84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ego feminam oro, sed dea non clamat.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11E0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I beg the woman, but the goddess does not shout.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AD68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'plead with' / 'pray to' for 'oro'</w:t>
            </w:r>
          </w:p>
          <w:p w14:paraId="3414D1E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'ego' is emphatic — accept plain 'I' or emphatic 'I myself'</w:t>
            </w:r>
          </w:p>
          <w:p w14:paraId="1DC59B7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'is not shouting'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999B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3AD992E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27769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8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BC272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multi dei insulam oppugnant, et ibi feminae clamant.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F7E50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Many gods attack the island, and there the women are shouting.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D6FF1" w14:textId="089617C1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'ibi' = there — accept at start of clause or after subject</w:t>
            </w:r>
            <w:ins w:id="8" w:author="Monty Hunt" w:date="2026-04-18T16:47:00Z" w16du:dateUtc="2026-04-18T15:47:00Z">
              <w:r w:rsidR="00237FAE">
                <w:rPr>
                  <w:sz w:val="17"/>
                  <w:szCs w:val="17"/>
                </w:rPr>
                <w:t xml:space="preserve"> OR ALSO “AND THE WOMEN ARE SHOUTING THERE” </w:t>
              </w:r>
            </w:ins>
          </w:p>
          <w:p w14:paraId="32EC693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'are attacking' / 'attack'</w:t>
            </w:r>
          </w:p>
          <w:p w14:paraId="328C1AD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'many of the gods'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ECA74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49C10D3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50AFF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3AE21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deus ingens per urbem festinat, et regina puellas liberat.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C0B7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huge god hurries through the city, and the queen frees the girls.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1C30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'enormous' / 'massive' / 'vast' for 'ingens'</w:t>
            </w:r>
          </w:p>
          <w:p w14:paraId="6952DC3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'sets free' for 'liberat'</w:t>
            </w:r>
          </w:p>
          <w:p w14:paraId="2AD74EE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'rushes through'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A9F61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591E921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449E1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2E2E1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pater puellam necat, et dea tristis deos orat.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696AC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father kills the girl, and the sad goddess begs the gods.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F228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'prays to' for 'orat' (gods as object)</w:t>
            </w:r>
          </w:p>
          <w:p w14:paraId="0E1C209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'unhappy' for 'tristis'</w:t>
            </w:r>
          </w:p>
          <w:p w14:paraId="681ACCE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'murders' for 'necat' — though 'kills' is the GCSE default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43693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04D89E9C" w14:textId="77777777" w:rsidR="0020567A" w:rsidRDefault="0020567A">
      <w:pPr>
        <w:spacing w:before="60" w:after="60"/>
      </w:pPr>
    </w:p>
    <w:p w14:paraId="05497701" w14:textId="77777777" w:rsidR="0020567A" w:rsidRDefault="00000000">
      <w:pPr>
        <w:pStyle w:val="Heading2"/>
      </w:pPr>
      <w:r>
        <w:t>Set 8 — Imperfect &amp; Future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300"/>
        <w:gridCol w:w="2300"/>
        <w:gridCol w:w="3360"/>
        <w:gridCol w:w="1600"/>
      </w:tblGrid>
      <w:tr w:rsidR="0020567A" w14:paraId="72E19F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71AE8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0234E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Latin sentence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725E7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Ideal translation (GCSE vocab)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5DC18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Accepted alternatives (marking points)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96200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Teacher notes</w:t>
            </w:r>
          </w:p>
        </w:tc>
      </w:tr>
      <w:tr w:rsidR="0020567A" w14:paraId="5DB4F9F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7651F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F35CC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dea clamabat.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F9D4A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goddess was shouting.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1F2F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'used to shout' / 'kept shouting' / 'shouted' — any imperfect rendering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34B85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20461C6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671F8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EE686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pater navigabit.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E7BB3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father will sail.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C446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'will be sailing' / 'is going to sail'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96DCC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45DFFF4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C6779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A4E72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puella tum clamabat, et pater navigabat.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03BD0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girl was then shouting, and the father was sailing.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3709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'tum' = then / at that time — accept at start, mid, or end</w:t>
            </w:r>
          </w:p>
          <w:p w14:paraId="3F02CBB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'at that time' for 'tum'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CE452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347912C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0DFF8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D0821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regina feminam rogabit, et femina deam orabit.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DCE6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queen will ask the woman, and the woman will beg the goddess.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50FC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'pray to' for 'orabit' (gods as object)</w:t>
            </w:r>
          </w:p>
          <w:p w14:paraId="10BB198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'is going to ask'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E96B8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3C349C2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1E835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60E86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multi dei subito urbem oppugnabant, sed regina in insula habitabat.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7F948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Many gods were suddenly attacking the city, but the queen was living on the island.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3076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'subito' flexible: accept 'Suddenly, many gods...'</w:t>
            </w:r>
          </w:p>
          <w:p w14:paraId="0A8F3EB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'in the island' / 'on the island'</w:t>
            </w:r>
          </w:p>
          <w:p w14:paraId="34653BC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'used to live' / 'was living'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350E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48F207A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7F211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E44DA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puella pulchra in urbem festinabit, et pater clamabit.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42E65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beautiful girl will hurry into the city, and the father will shout.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4B24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'in + acc' = into / to — accept either</w:t>
            </w:r>
          </w:p>
          <w:p w14:paraId="42393D7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'will rush'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7E3FC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7537850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C41A0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E5431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dea me amabat, sed pater tum non orabat.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0B711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goddess used to love me, but the father was not then begging.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BC3CB" w14:textId="07ABF00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'loved me' / 'was loving me'</w:t>
            </w:r>
            <w:ins w:id="9" w:author="Monty Hunt" w:date="2026-04-18T16:50:00Z" w16du:dateUtc="2026-04-18T15:50:00Z">
              <w:r w:rsidR="00CB58E1">
                <w:rPr>
                  <w:sz w:val="17"/>
                  <w:szCs w:val="17"/>
                </w:rPr>
                <w:t xml:space="preserve"> IN INSTANCES LIKE THIS AS WELL AS ACCEPTING THE THE/A FLEXIBILITY, ONE COULD ALSO SAY “MY FATHER” HERE – CHECK FOR OTHR INSTANCES OF THAT TOO</w:t>
              </w:r>
            </w:ins>
          </w:p>
          <w:p w14:paraId="16D31A9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'tum' flexible position</w:t>
            </w:r>
          </w:p>
          <w:p w14:paraId="3BAEDBA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'was not praying' / 'did not pray at that time'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D919A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66A7A67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84832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18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68565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dea patrem liberabit, et pater deae tum imperabit.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86ECC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goddess will free the father, and the father will then order the goddess.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F72A8" w14:textId="01CC0012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'deae' is dative — 'order the goddess' (NOT 'to the goddess')</w:t>
            </w:r>
            <w:ins w:id="10" w:author="Monty Hunt" w:date="2026-04-18T16:51:00Z" w16du:dateUtc="2026-04-18T15:51:00Z">
              <w:r w:rsidR="00CB58E1">
                <w:rPr>
                  <w:sz w:val="17"/>
                  <w:szCs w:val="17"/>
                </w:rPr>
                <w:t xml:space="preserve"> COULD BE HER FATHER (BECAUSE THESE ARE ALL STANDALONE, </w:t>
              </w:r>
            </w:ins>
            <w:ins w:id="11" w:author="Monty Hunt" w:date="2026-04-18T16:52:00Z" w16du:dateUtc="2026-04-18T15:52:00Z">
              <w:r w:rsidR="00CB58E1">
                <w:rPr>
                  <w:sz w:val="17"/>
                  <w:szCs w:val="17"/>
                </w:rPr>
                <w:t>THERE NEEDS TO BE EXTRA FLEIBILITY)</w:t>
              </w:r>
            </w:ins>
          </w:p>
          <w:p w14:paraId="5F8E7C1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'will set free' for 'liberabit'</w:t>
            </w:r>
          </w:p>
          <w:p w14:paraId="783C194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'tum' flexible position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2DA90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51A1E2F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93EFA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1D550" w14:textId="5E4C4EA6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regina illa deum laetum putabat, sed dea non orabat.</w:t>
            </w:r>
            <w:ins w:id="12" w:author="Monty Hunt" w:date="2026-04-18T16:52:00Z" w16du:dateUtc="2026-04-18T15:52:00Z">
              <w:r w:rsidR="00CB58E1">
                <w:rPr>
                  <w:i/>
                  <w:iCs/>
                  <w:sz w:val="18"/>
                  <w:szCs w:val="18"/>
                </w:rPr>
                <w:t xml:space="preserve"> DOES ILLA TYPICALLY GO AFTER?</w:t>
              </w:r>
            </w:ins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12565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That queen used to think the god happy, but the goddess was not begging.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46A88" w14:textId="1145D93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'puto + double acc' — accept 'thought the god (to be) happy' / 'considered the god happy'</w:t>
            </w:r>
            <w:ins w:id="13" w:author="Monty Hunt" w:date="2026-04-18T16:54:00Z" w16du:dateUtc="2026-04-18T15:54:00Z">
              <w:r w:rsidR="00CB58E1">
                <w:rPr>
                  <w:sz w:val="17"/>
                  <w:szCs w:val="17"/>
                </w:rPr>
                <w:t xml:space="preserve"> YOU NEED TO ALWAYS ACCEPT -BA- AS WAS _ING OR WERE _ING – SO THAT QUEEN WAS THINKING</w:t>
              </w:r>
            </w:ins>
          </w:p>
          <w:p w14:paraId="0337D14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'illa' = that (accept 'the' / 'that famous')</w:t>
            </w:r>
          </w:p>
          <w:p w14:paraId="0F63690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'was not praying'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11725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5A0E6B0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D401A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0F086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ingens navis per terram navigabat, et puella pulchra clamabat.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81EAA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A huge ship was sailing through the land, and the beautiful girl was shouting.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D65B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'enormous' / 'massive' for 'ingens'</w:t>
            </w:r>
          </w:p>
          <w:p w14:paraId="30748815" w14:textId="6663E528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'through the country' for 'per terram'</w:t>
            </w:r>
            <w:ins w:id="14" w:author="Monty Hunt" w:date="2026-04-18T16:58:00Z" w16du:dateUtc="2026-04-18T15:58:00Z">
              <w:r w:rsidR="00CB58E1">
                <w:rPr>
                  <w:sz w:val="17"/>
                  <w:szCs w:val="17"/>
                </w:rPr>
                <w:t xml:space="preserve"> IS THIS NOW BEING TOO LENIENT – IS THIS VALID?</w:t>
              </w:r>
            </w:ins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55C9C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762C67F2" w14:textId="77777777" w:rsidR="0020567A" w:rsidRDefault="0020567A">
      <w:pPr>
        <w:spacing w:before="60" w:after="60"/>
      </w:pPr>
    </w:p>
    <w:p w14:paraId="209C9F02" w14:textId="77777777" w:rsidR="0020567A" w:rsidRDefault="00000000">
      <w:pPr>
        <w:pStyle w:val="Heading2"/>
      </w:pPr>
      <w:r>
        <w:t>Set 12 — Perfect &amp; Pluperfect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300"/>
        <w:gridCol w:w="2300"/>
        <w:gridCol w:w="3360"/>
        <w:gridCol w:w="1600"/>
      </w:tblGrid>
      <w:tr w:rsidR="0020567A" w14:paraId="2D9121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CDF60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242F0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Latin sentence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EBB97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Ideal translation (GCSE vocab)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F77DA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Accepted alternatives (marking points)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85EAE4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Teacher notes</w:t>
            </w:r>
          </w:p>
        </w:tc>
      </w:tr>
      <w:tr w:rsidR="0020567A" w14:paraId="342D23B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D7259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88186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puella clamavit.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DA635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girl shouted.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DFF66" w14:textId="6B5B0279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'has shouted' / 'did shout'</w:t>
            </w:r>
            <w:ins w:id="15" w:author="Monty Hunt" w:date="2026-04-18T16:58:00Z" w16du:dateUtc="2026-04-18T15:58:00Z">
              <w:r w:rsidR="00CB58E1">
                <w:rPr>
                  <w:sz w:val="17"/>
                  <w:szCs w:val="17"/>
                </w:rPr>
                <w:t xml:space="preserve"> YES IT SHOULD HAVE THIS FLEXIBILITY FOR ALL PERFECT</w:t>
              </w:r>
            </w:ins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B8BC1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039A0B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028AA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4E9A5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pater feminam rogavit.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4460B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father asked the woman.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FEB6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'questioned' / 'has asked'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8008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438450C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9CA08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87C62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dea pulchra deum amavit, et deus clamavit.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88F86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beautiful goddess loved the god, and the god shouted.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6CBF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'liked' for 'amavit'</w:t>
            </w:r>
          </w:p>
          <w:p w14:paraId="340AA23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'cried out' / 'called out' for 'clamavit' — NOT 'cried' (=wept)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EAECB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2AFAE79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CA502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24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32414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regina filiam non liberaverat, sed pater domum festinavit.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BF1C0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queen had not freed her daughter, but the father hurried home.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62E7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'domum' = (to) home — accept 'home' / 'homewards' / 'to his home'</w:t>
            </w:r>
          </w:p>
          <w:p w14:paraId="43A14B4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'had not set free'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261B4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6308461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47F32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0A976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multi dei ad insulam navigaverunt, et puellas necaverunt.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1D6ED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Many gods sailed to the island, and killed the girls.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F31B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'towards' for 'ad'</w:t>
            </w:r>
          </w:p>
          <w:p w14:paraId="3094126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'have sailed' / 'have killed'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1CA3C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0A56BFE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51E6B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CCEB4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pater ingens puellam amaverat, sed puella tristis deum oraverat.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2B571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huge father had loved the girl, but the sad girl had begged the god.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7990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'enormous' for 'ingens'</w:t>
            </w:r>
          </w:p>
          <w:p w14:paraId="1866677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'pleaded with' / 'prayed to' for 'oraverat'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B92AD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11A7D02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CDE94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3AF8E" w14:textId="2FB1A5E8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illa dea ad feminam appropinquavit, nam tam tristis erat.</w:t>
            </w:r>
            <w:ins w:id="16" w:author="Monty Hunt" w:date="2026-04-18T17:02:00Z" w16du:dateUtc="2026-04-18T16:02:00Z">
              <w:r w:rsidR="00386CF0">
                <w:rPr>
                  <w:i/>
                  <w:iCs/>
                  <w:sz w:val="18"/>
                  <w:szCs w:val="18"/>
                </w:rPr>
                <w:t xml:space="preserve"> DO YOU THINK WE SHOULD </w:t>
              </w:r>
              <w:r w:rsidR="00386CF0">
                <w:rPr>
                  <w:i/>
                  <w:iCs/>
                  <w:sz w:val="18"/>
                  <w:szCs w:val="18"/>
                </w:rPr>
                <w:lastRenderedPageBreak/>
                <w:t>SAVE TAM FOR THE LATER NODE 5 ONLY?</w:t>
              </w:r>
            </w:ins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2A19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lastRenderedPageBreak/>
              <w:t>That goddess approached the woman, for she was so sad.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F0BB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'because' for 'nam'</w:t>
            </w:r>
          </w:p>
          <w:p w14:paraId="5F21DCE6" w14:textId="3FAA5BF1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'tam...erat' = was so — fixed idiom; accept 'so very sad'</w:t>
            </w:r>
            <w:ins w:id="17" w:author="Monty Hunt" w:date="2026-04-18T17:02:00Z" w16du:dateUtc="2026-04-18T16:02:00Z">
              <w:r w:rsidR="00386CF0">
                <w:rPr>
                  <w:sz w:val="17"/>
                  <w:szCs w:val="17"/>
                </w:rPr>
                <w:t xml:space="preserve"> WHY ACCEPT VERY SAD, WOULD THAT NOT BE THE SUPERLATIVE?</w:t>
              </w:r>
            </w:ins>
          </w:p>
          <w:p w14:paraId="312446D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lastRenderedPageBreak/>
              <w:t>accept 'drew near to' / 'came near to' for 'appropinquavit'</w:t>
            </w:r>
          </w:p>
          <w:p w14:paraId="57BE4D1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'illa' — accept 'the' / 'that famous'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F7066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lastRenderedPageBreak/>
              <w:t xml:space="preserve"> </w:t>
            </w:r>
          </w:p>
        </w:tc>
      </w:tr>
      <w:tr w:rsidR="0020567A" w14:paraId="6051775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811A5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28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9E5B8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regina urbem oppugnavit, et prope insulam habitavit.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EAA92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queen attacked the city, and lived near the island.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27E1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'close to' / 'next to' for 'prope'</w:t>
            </w:r>
          </w:p>
          <w:p w14:paraId="7A7B935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'has attacked'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054C8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0F552AA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B1F3D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A4592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ego deos rogaveram, sed etiam tum non clamaverant.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BC6C9" w14:textId="3C987B9B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I had asked the gods, but they still had not shouted at that time.</w:t>
            </w:r>
            <w:ins w:id="18" w:author="Monty Hunt" w:date="2026-04-18T17:04:00Z" w16du:dateUtc="2026-04-18T16:04:00Z">
              <w:r w:rsidR="00386CF0">
                <w:rPr>
                  <w:sz w:val="18"/>
                  <w:szCs w:val="18"/>
                </w:rPr>
                <w:t xml:space="preserve"> THE IDEAL TRANSLATIONS SHOULD NEVER USE TRANSLATIONS THAT ARE NOT FROM THE ORIGINAL DOCUMENT WITH THE TRANSLATIONS – E.G. TUM IS ONLY “THEN”</w:t>
              </w:r>
            </w:ins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5D13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'etiam' here = still / even now — accept 'still' / 'even' / 'even then'</w:t>
            </w:r>
          </w:p>
          <w:p w14:paraId="33179CF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'ego' emphatic: accept 'I' or 'I myself'</w:t>
            </w:r>
          </w:p>
          <w:p w14:paraId="2BEDB13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3pl of 'clamaverant' — subject must be 'they' (the gods)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4134C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6F12115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2B6B7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86717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pater mihi imperavit, et dea feminam pulchram putaverat.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7CAAD" w14:textId="2305D261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father ordered me, and the goddess had thought the woman beautiful.</w:t>
            </w:r>
            <w:ins w:id="19" w:author="Monty Hunt" w:date="2026-04-18T17:04:00Z" w16du:dateUtc="2026-04-18T16:04:00Z">
              <w:r w:rsidR="00386CF0">
                <w:rPr>
                  <w:sz w:val="18"/>
                  <w:szCs w:val="18"/>
                </w:rPr>
                <w:t xml:space="preserve"> </w:t>
              </w:r>
            </w:ins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7294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'mihi' is dative — 'ordered me' (NOT 'ordered to me')</w:t>
            </w:r>
          </w:p>
          <w:p w14:paraId="0847B89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'puto + double acc' — accept 'considered the woman beautiful'</w:t>
            </w:r>
          </w:p>
          <w:p w14:paraId="4280BE3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'had thought (that) the woman (was) beautiful'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0D08A8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232FF732" w14:textId="77777777" w:rsidR="0020567A" w:rsidRDefault="0020567A">
      <w:pPr>
        <w:spacing w:before="60" w:after="60"/>
      </w:pPr>
    </w:p>
    <w:p w14:paraId="022B02D3" w14:textId="77777777" w:rsidR="0020567A" w:rsidRDefault="00000000">
      <w:pPr>
        <w:pStyle w:val="Heading2"/>
      </w:pPr>
      <w:r>
        <w:t>Set 14 — PPP / Passive review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300"/>
        <w:gridCol w:w="2300"/>
        <w:gridCol w:w="3360"/>
        <w:gridCol w:w="1600"/>
      </w:tblGrid>
      <w:tr w:rsidR="0020567A" w14:paraId="164909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7FAF8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3DD46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Latin sentence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CCDD2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Ideal translation (GCSE vocab)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0FA2F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Accepted alternatives (marking points)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AB184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Teacher notes</w:t>
            </w:r>
          </w:p>
        </w:tc>
      </w:tr>
      <w:tr w:rsidR="0020567A" w14:paraId="07569C2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1247A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10F93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puella liberata clamavit.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F372B" w14:textId="0B506664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freed girl shouted.</w:t>
            </w:r>
            <w:ins w:id="20" w:author="Monty Hunt" w:date="2026-04-18T17:05:00Z" w16du:dateUtc="2026-04-18T16:05:00Z">
              <w:r w:rsidR="00386CF0">
                <w:rPr>
                  <w:sz w:val="18"/>
                  <w:szCs w:val="18"/>
                </w:rPr>
                <w:t xml:space="preserve"> THE IDEAL TRANSLATIONS SHOULD ALWAYS TRANSLATE PPPS AS “HAVING BEEN XED” </w:t>
              </w:r>
            </w:ins>
            <w:ins w:id="21" w:author="Monty Hunt" w:date="2026-04-18T17:06:00Z" w16du:dateUtc="2026-04-18T16:06:00Z">
              <w:r w:rsidR="00386CF0">
                <w:rPr>
                  <w:sz w:val="18"/>
                  <w:szCs w:val="18"/>
                </w:rPr>
                <w:t>–</w:t>
              </w:r>
            </w:ins>
            <w:ins w:id="22" w:author="Monty Hunt" w:date="2026-04-18T17:05:00Z" w16du:dateUtc="2026-04-18T16:05:00Z">
              <w:r w:rsidR="00386CF0">
                <w:rPr>
                  <w:sz w:val="18"/>
                  <w:szCs w:val="18"/>
                </w:rPr>
                <w:t xml:space="preserve"> SO</w:t>
              </w:r>
            </w:ins>
            <w:ins w:id="23" w:author="Monty Hunt" w:date="2026-04-18T17:06:00Z" w16du:dateUtc="2026-04-18T16:06:00Z">
              <w:r w:rsidR="00386CF0">
                <w:rPr>
                  <w:sz w:val="18"/>
                  <w:szCs w:val="18"/>
                </w:rPr>
                <w:t xml:space="preserve"> THIS WOULD BE THE GIRL HAVING BEEN FREED SHOUTED</w:t>
              </w:r>
            </w:ins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4525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'the girl who had been freed shouted'</w:t>
            </w:r>
          </w:p>
          <w:p w14:paraId="1038F9F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'once freed, the girl shouted' / 'having been freed'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AC223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332F3B5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112C8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A463E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femina necata erat.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58C38" w14:textId="6FE23CFA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woman had been killed.</w:t>
            </w:r>
            <w:ins w:id="24" w:author="Monty Hunt" w:date="2026-04-18T17:06:00Z" w16du:dateUtc="2026-04-18T16:06:00Z">
              <w:r w:rsidR="00386CF0">
                <w:rPr>
                  <w:sz w:val="18"/>
                  <w:szCs w:val="18"/>
                </w:rPr>
                <w:t xml:space="preserve"> THE WOMAN HAD BEEN KILLED</w:t>
              </w:r>
            </w:ins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1161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pluperfect passive — must be 'had been killed'</w:t>
            </w:r>
          </w:p>
          <w:p w14:paraId="206835D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'the woman had been murdered'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70ECA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2935F0B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552C6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33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556AB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dea oppugnata ad insulam navigabat.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A7E57" w14:textId="7921A07D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attacked goddess was sailing to the island.</w:t>
            </w:r>
            <w:ins w:id="25" w:author="Monty Hunt" w:date="2026-04-18T17:06:00Z" w16du:dateUtc="2026-04-18T16:06:00Z">
              <w:r w:rsidR="00386CF0">
                <w:rPr>
                  <w:sz w:val="18"/>
                  <w:szCs w:val="18"/>
                </w:rPr>
                <w:t xml:space="preserve"> THE GODDESS HAVING BEEN ATTACKED WAS SAILING TOWARDS THE ISLAND</w:t>
              </w:r>
            </w:ins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DAD7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'the goddess who had been attacked was sailing...'</w:t>
            </w:r>
          </w:p>
          <w:p w14:paraId="41A5851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'towards' for 'ad'</w:t>
            </w:r>
          </w:p>
          <w:p w14:paraId="05F0177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'having been attacked, the goddess...'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185C6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3B514DF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FA87F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34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FBCB9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pater filiam amatam rogavit.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7BB9A" w14:textId="41FEB1D3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father asked his beloved daughter.</w:t>
            </w:r>
            <w:ins w:id="26" w:author="Monty Hunt" w:date="2026-04-18T17:07:00Z" w16du:dateUtc="2026-04-18T16:07:00Z">
              <w:r w:rsidR="00386CF0">
                <w:rPr>
                  <w:sz w:val="18"/>
                  <w:szCs w:val="18"/>
                </w:rPr>
                <w:t xml:space="preserve"> NO SO THE IDEAL TRANSLATION SHOULD </w:t>
              </w:r>
              <w:r w:rsidR="00386CF0">
                <w:rPr>
                  <w:sz w:val="18"/>
                  <w:szCs w:val="18"/>
                </w:rPr>
                <w:lastRenderedPageBreak/>
                <w:t>ALWAYS BE THE GRMATICALLY STRICT ONE BECAUSE THAT’S WHAT THE P</w:t>
              </w:r>
            </w:ins>
            <w:ins w:id="27" w:author="Monty Hunt" w:date="2026-04-18T17:08:00Z" w16du:dateUtc="2026-04-18T16:08:00Z">
              <w:r w:rsidR="00386CF0">
                <w:rPr>
                  <w:sz w:val="18"/>
                  <w:szCs w:val="18"/>
                </w:rPr>
                <w:t>UPIL WHO GETS IT WRONG WILL HAVE TO UNDERSTAND AND TRY TO REPLICATE – WE’RE GOING TO MAKE EXPLANATIONS TOO THAT WILL BE GRAMATICALLY EXPLAINING THE STRANSLATION SO IT DOESN’T MAKE SENSE TO MAKE IT IDIOMATIC, WHEN REALLY WE’RE FOCUSSING ON GRAMMAR HERE</w:t>
              </w:r>
            </w:ins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4FE3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lastRenderedPageBreak/>
              <w:t>'amatam' = PPP 'loved' — accept 'his loved daughter' / 'the daughter who was loved' / 'his dear daughter'</w:t>
            </w:r>
          </w:p>
          <w:p w14:paraId="6708E30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'questioned'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9C6ED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4AC0ACC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8A45E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35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6875B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regina liberata puellam tristem amavit.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3ACC3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freed queen loved the sad girl.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7949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'the queen, (once) freed, loved...'</w:t>
            </w:r>
          </w:p>
          <w:p w14:paraId="2B4C90A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'liked' for 'amavit'</w:t>
            </w:r>
          </w:p>
          <w:p w14:paraId="3356B6E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'unhappy' for 'tristem'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494E4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1F66210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1C9E7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36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B7ACF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deus necatus erat, et dea clamabat.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33384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god had been killed, and the goddess was shouting.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BFA0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pluperfect passive — 'had been killed'</w:t>
            </w:r>
          </w:p>
          <w:p w14:paraId="3FD4161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'kept shouting' / 'was shouting'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1577D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1A9AE3B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E532D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37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9B752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multae feminae oratae erant, sed reginae laetae non festinaverunt.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A93B0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Many women had been begged, but the happy queens did not hurry.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0AB0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'oratae erant' — pluperfect passive pl fem; accept 'had been pleaded with' / 'had been prayed to'</w:t>
            </w:r>
          </w:p>
          <w:p w14:paraId="1CCE924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'did not rush'</w:t>
            </w:r>
          </w:p>
          <w:p w14:paraId="3BCD5F2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'joyful' / 'glad' for 'laetae'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7C344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5898ED0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1EBF6B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38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240D8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puella oppugnata patrem oravit, et pater feminas liberavit.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E5132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attacked girl begged her father, and the father freed the women.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DC3E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'the girl who had been attacked'</w:t>
            </w:r>
          </w:p>
          <w:p w14:paraId="07706AF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'pleaded with' for 'oravit'</w:t>
            </w:r>
          </w:p>
          <w:p w14:paraId="7EC4C34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'set free' for 'liberavit'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52994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15F4B6D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B0733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39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03CEA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dea tristis deum necatum amaverat, sed deus imperatus erat.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DD3EB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sad goddess had loved the killed god, but the god had been ordered.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7C26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'necatum' = PPP 'killed' — accept 'the god who had been killed' / 'the slain god'</w:t>
            </w:r>
          </w:p>
          <w:p w14:paraId="7DB9AFB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'imperatus erat' rare pluperfect passive of impero — accept 'had been given orders' / 'had been commanded'</w:t>
            </w:r>
          </w:p>
          <w:p w14:paraId="57964E6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'unhappy' for 'tristis'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AA04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4CBEE07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71C29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40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04ABA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ingens navis oppugnata ad terram navigabat, et multi dei clamaverunt.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FA8B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huge attacked ship was sailing to the land, and many gods shouted.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985C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'the huge ship, (once) attacked, was sailing...'</w:t>
            </w:r>
          </w:p>
          <w:p w14:paraId="40EEB7D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'enormous' / 'vast' for 'ingens'</w:t>
            </w:r>
          </w:p>
          <w:p w14:paraId="211010D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'towards' for 'ad'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20DFA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51B57132" w14:textId="77777777" w:rsidR="0020567A" w:rsidRDefault="0020567A">
      <w:pPr>
        <w:spacing w:before="60" w:after="60"/>
      </w:pPr>
    </w:p>
    <w:p w14:paraId="38C47616" w14:textId="77777777" w:rsidR="0020567A" w:rsidRDefault="00000000">
      <w:pPr>
        <w:pStyle w:val="Heading2"/>
      </w:pPr>
      <w:r>
        <w:t>Set 16 — Exam-level mixed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300"/>
        <w:gridCol w:w="2300"/>
        <w:gridCol w:w="3360"/>
        <w:gridCol w:w="1600"/>
      </w:tblGrid>
      <w:tr w:rsidR="0020567A" w14:paraId="2D11D8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30B8C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EE6BA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Latin sentence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66ADA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Ideal translation (GCSE vocab)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DFBA6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Accepted alternatives (marking points)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BC99A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Teacher notes</w:t>
            </w:r>
          </w:p>
        </w:tc>
      </w:tr>
      <w:tr w:rsidR="0020567A" w14:paraId="5B0CDF9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DC7F5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41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CCBF5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illa puella pulchra reginam oraverat, et dea puellam liberavit.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95A8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That beautiful girl had begged the queen, and the goddess freed the girl.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3F0A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'illa' — accept 'the' / 'that famous'</w:t>
            </w:r>
          </w:p>
          <w:p w14:paraId="5713DBD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'had pleaded with' / 'had prayed to' for 'oraverat'</w:t>
            </w:r>
          </w:p>
          <w:p w14:paraId="2FE557D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'set free' for 'liberavit'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6B3D0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1384AE1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AAA6E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42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8FA21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multi dei ad ingentem urbem navigaverunt feminasque necaverunt.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0985C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Many gods sailed to the huge city and killed the women.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1C92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'-que' = and — accept at start of English clause</w:t>
            </w:r>
          </w:p>
          <w:p w14:paraId="33ADCA4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'towards' for 'ad'</w:t>
            </w:r>
          </w:p>
          <w:p w14:paraId="2D3711F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'enormous' / 'massive' for 'ingentem'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80AD7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1D281B6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7E6AC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43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93C6A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pater tristis filiam amatam liberaverat, sed dea puellam oppugnavit.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F5F84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sad father had freed his beloved daughter, but the goddess attacked the girl.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FF67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'amatam' PPP: accept 'loved' / 'dear' / 'who had been loved'</w:t>
            </w:r>
          </w:p>
          <w:p w14:paraId="14AFE15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'unhappy' for 'tristis'</w:t>
            </w:r>
          </w:p>
          <w:p w14:paraId="3A64AED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'had set free' for 'liberaverat'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3EE41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2D9EC0C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F94C2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44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AB09E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illa regina tum in insula habitabat, nam dei patrem necaverant.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66495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That queen was then living on the island, for the gods had killed the father.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D710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'illa' — accept 'the' / 'that famous'</w:t>
            </w:r>
          </w:p>
          <w:p w14:paraId="787635F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'tum' — accept anywhere natural</w:t>
            </w:r>
          </w:p>
          <w:p w14:paraId="6A02354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'because' for 'nam'</w:t>
            </w:r>
          </w:p>
          <w:p w14:paraId="71C3B7B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'used to live' / 'was living' / 'lived'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AF0A4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59286A3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6A694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45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14127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femina pulchra deum rogavit, sed deus illud non putavit.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D3049" w14:textId="4FEAD8FC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beautiful woman asked the god, but the god did not think so.</w:t>
            </w:r>
            <w:ins w:id="28" w:author="Monty Hunt" w:date="2026-04-18T17:11:00Z" w16du:dateUtc="2026-04-18T16:11:00Z">
              <w:r w:rsidR="00EF61C8">
                <w:rPr>
                  <w:sz w:val="18"/>
                  <w:szCs w:val="18"/>
                </w:rPr>
                <w:t xml:space="preserve"> SO THIS DOESN’T MAKE SENSE FOR THE PUPIL STRUGGLING</w:t>
              </w:r>
            </w:ins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2466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'illud' = that (thing) — accept 'so' / 'that' / 'this'</w:t>
            </w:r>
          </w:p>
          <w:p w14:paraId="41B4784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'questioned' for 'rogavit'</w:t>
            </w:r>
          </w:p>
          <w:p w14:paraId="4376E38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'did not think that' / 'did not believe that'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2B00B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78DB504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FA01C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46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E541A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dea ad terram ingentem navigabat, et puellae oppugnatae clamabant.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D1BB8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goddess was sailing to the huge land, and the attacked girls were shouting.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D5D7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'towards' for 'ad'</w:t>
            </w:r>
          </w:p>
          <w:p w14:paraId="19F7EB6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'oppugnatae' PPP — accept 'the girls who had been attacked'</w:t>
            </w:r>
          </w:p>
          <w:p w14:paraId="570DF52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'enormous' / 'vast' for 'ingentem'</w:t>
            </w:r>
          </w:p>
          <w:p w14:paraId="4D83B2B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'was sailing' / 'used to sail' / 'sailed'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CCC02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08FFFEC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38EAF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47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58FC9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pater ad insulam appropinquavit, et filiam oppugnatam liberavit.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A056A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father approached the island, and freed his attacked daughter.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E5C7E" w14:textId="0FA2A811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'drew near to' / 'came near to' for 'appropinquavit'</w:t>
            </w:r>
            <w:ins w:id="29" w:author="Monty Hunt" w:date="2026-04-18T17:12:00Z" w16du:dateUtc="2026-04-18T16:12:00Z">
              <w:r w:rsidR="00EF61C8">
                <w:rPr>
                  <w:sz w:val="17"/>
                  <w:szCs w:val="17"/>
                </w:rPr>
                <w:t xml:space="preserve"> YOU SHOULD ALLOW APPROACHED TOWARDS THE ISLAND, OR APPROACHED TO THE ISLAND TO – ARGUABLY THAT’S THE IDEAL TRANSLATION BECAUSE THAT WILL BE THE GRAM</w:t>
              </w:r>
            </w:ins>
            <w:ins w:id="30" w:author="Monty Hunt" w:date="2026-04-18T17:13:00Z" w16du:dateUtc="2026-04-18T16:13:00Z">
              <w:r w:rsidR="00EF61C8">
                <w:rPr>
                  <w:sz w:val="17"/>
                  <w:szCs w:val="17"/>
                </w:rPr>
                <w:t>ATICALLY LITERAL ONE</w:t>
              </w:r>
            </w:ins>
          </w:p>
          <w:p w14:paraId="192F355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'the daughter who had been attacked' / 'his attacked daughter'</w:t>
            </w:r>
          </w:p>
          <w:p w14:paraId="431D8C0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'set free'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24222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2C4F451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DC566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48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AC13B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multi dei reginam tristem oraverant, sed regina deis non imperavit.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3D2D8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Many gods had begged the sad queen, but the queen did not order the gods.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C7D3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'deis' dative — 'order the gods' (NOT 'to the gods')</w:t>
            </w:r>
          </w:p>
          <w:p w14:paraId="411C6B2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'had pleaded with' / 'had prayed to' for 'oraverant'</w:t>
            </w:r>
          </w:p>
          <w:p w14:paraId="7A480F5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'unhappy' for 'tristem'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1315B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2CBDC9F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AD680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49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3E775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puella liberata in urbem festinabat, et pater deam tum oravit.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35032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freed girl was hurrying into the city, and the father then begged the goddess.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835B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'the girl who had been freed'</w:t>
            </w:r>
          </w:p>
          <w:p w14:paraId="1211F6D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'in + acc' = into / to — accept either</w:t>
            </w:r>
          </w:p>
          <w:p w14:paraId="56367D0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'tum' flexible</w:t>
            </w:r>
          </w:p>
          <w:p w14:paraId="03674BD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lastRenderedPageBreak/>
              <w:t>accept 'pleaded with' / 'prayed to' for 'oravit'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61A5A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lastRenderedPageBreak/>
              <w:t xml:space="preserve"> </w:t>
            </w:r>
          </w:p>
        </w:tc>
      </w:tr>
      <w:tr w:rsidR="0020567A" w14:paraId="720F735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99EFD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50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5015E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ille deus pulchras feminas oppugnatas amaverat, sed reginae tristes clamaverant.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22220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That god had loved the beautiful attacked women, but the sad queens had shouted.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4218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'ille' — accept 'the' / 'that famous'</w:t>
            </w:r>
          </w:p>
          <w:p w14:paraId="1E082F3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'oppugnatas' PPP — accept 'the beautiful women who had been attacked'</w:t>
            </w:r>
          </w:p>
          <w:p w14:paraId="3B07F04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'liked' for 'amaverat'</w:t>
            </w:r>
          </w:p>
          <w:p w14:paraId="3A9A90F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'unhappy' for 'tristes'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82926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55C8B6F5" w14:textId="77777777" w:rsidR="0020567A" w:rsidRDefault="0020567A">
      <w:pPr>
        <w:spacing w:before="60" w:after="60"/>
      </w:pPr>
    </w:p>
    <w:p w14:paraId="101FB3A4" w14:textId="77777777" w:rsidR="0020567A" w:rsidRDefault="00000000">
      <w:r>
        <w:br w:type="page"/>
      </w:r>
    </w:p>
    <w:p w14:paraId="2B3B5DDE" w14:textId="77777777" w:rsidR="0020567A" w:rsidRDefault="00000000">
      <w:pPr>
        <w:pStyle w:val="Heading1"/>
      </w:pPr>
      <w:r>
        <w:lastRenderedPageBreak/>
        <w:t>Node 2 — 2nd Conjugation</w:t>
      </w:r>
    </w:p>
    <w:p w14:paraId="1F8CC579" w14:textId="77777777" w:rsidR="0020567A" w:rsidRDefault="00000000">
      <w:pPr>
        <w:spacing w:before="40" w:after="40"/>
      </w:pPr>
      <w:r>
        <w:rPr>
          <w:i/>
          <w:iCs/>
          <w:color w:val="555555"/>
          <w:sz w:val="20"/>
          <w:szCs w:val="20"/>
        </w:rPr>
        <w:t>Focus: 2nd conjugation verbs; iubeo+acc+inf; persuadeo+dat; a/ab+abl agent</w:t>
      </w:r>
    </w:p>
    <w:p w14:paraId="768072CB" w14:textId="77777777" w:rsidR="0020567A" w:rsidRDefault="0020567A">
      <w:pPr>
        <w:spacing w:before="60" w:after="60"/>
      </w:pPr>
    </w:p>
    <w:p w14:paraId="38C0CCA8" w14:textId="77777777" w:rsidR="0020567A" w:rsidRDefault="00000000">
      <w:pPr>
        <w:pStyle w:val="Heading2"/>
      </w:pPr>
      <w:r>
        <w:t>Set 4 — Present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300"/>
        <w:gridCol w:w="2300"/>
        <w:gridCol w:w="3360"/>
        <w:gridCol w:w="1600"/>
      </w:tblGrid>
      <w:tr w:rsidR="0020567A" w14:paraId="5A158C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82D0F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58519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Latin sentence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FD218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Ideal translation (GCSE vocab)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BBD88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Accepted alternatives (marking points)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2E9F1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Teacher notes</w:t>
            </w:r>
          </w:p>
        </w:tc>
      </w:tr>
      <w:tr w:rsidR="0020567A" w14:paraId="572CB0A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C4B508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1B83E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amicus gladium habet.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5EF2C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friend has a sword.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5643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'a/the friend', 'a/the sword' — no articles in Latin</w:t>
            </w:r>
          </w:p>
          <w:p w14:paraId="36B28E2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'holds' for 'habet' only when context demands (here 'has' is standard)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3ADBA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50560CA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2E3A4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40205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filius patrem videt.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E1B76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son sees his father.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046B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'sees a/the father'</w:t>
            </w:r>
          </w:p>
          <w:p w14:paraId="4185182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'can see' for 'videt' — both are standard GCSE renderings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C5503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339DE8D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08E8F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9AB4A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silva ingens apparet.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CF739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A huge wood appears.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5082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'forest' / 'woods' for 'silva'</w:t>
            </w:r>
          </w:p>
          <w:p w14:paraId="1B4737E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'enormous' / 'vast' / 'massive' for 'ingens'</w:t>
            </w:r>
          </w:p>
          <w:p w14:paraId="16379FE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'comes into view' for 'apparet'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E7A12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46467C2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B6EE1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98C9A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deae filios tenent.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3A1C6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goddesses are holding the sons.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1FAC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'hold' / 'are holding'</w:t>
            </w:r>
          </w:p>
          <w:p w14:paraId="7B4D7F1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'deae' here is nom. pl. (goddesses) — NOT 'of the goddess' (dat/gen sg)</w:t>
            </w:r>
          </w:p>
          <w:p w14:paraId="6710E83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'their sons' / 'the sons'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AB74B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5C393FE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4ED8F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A4C2F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tu me vides, sed ego te non video.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97AA0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You see me, but I do not see you.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1ED8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'tu' / 'ego' emphatic — accept plain 'you'/'I' or emphatic 'you yourself'/'I myself'</w:t>
            </w:r>
          </w:p>
          <w:p w14:paraId="43E2C7C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'can see' for 'vides'/'video'</w:t>
            </w:r>
          </w:p>
          <w:p w14:paraId="6E174AA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'am not seeing'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744DB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65F720A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6540C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307E1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pater filio persuadet, et filius festinat.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2336D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father persuades his son, and the son hurries.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BE3F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'filio' dative — 'persuades the/his son' (NOT 'persuades to the son')</w:t>
            </w:r>
          </w:p>
          <w:p w14:paraId="561669C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'rushes' for 'festinat'</w:t>
            </w:r>
          </w:p>
          <w:p w14:paraId="34E5D83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'is persuading' / 'is hurrying'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430F5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5C6A0C5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DD92D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17A00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regina filios iubet clamare.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225F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queen orders the sons to shout.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872D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'iubeo + acc + inf' — 'orders X to Y'</w:t>
            </w:r>
          </w:p>
          <w:p w14:paraId="443B703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'commands the sons to shout'</w:t>
            </w:r>
          </w:p>
          <w:p w14:paraId="374C9EF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'cry out' / 'call out' for 'clamare' (NOT 'cry' = weep)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BFB72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52923FD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87431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E6F0B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omnes amici gladios tenent, et deos oppugnant.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6BA8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All the friends are holding swords, and are attacking the gods.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9FD75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'omnes' = all / every — accept 'all the friends' / 'all (of the) friends'</w:t>
            </w:r>
          </w:p>
          <w:p w14:paraId="3014107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'hold' / 'are holding'</w:t>
            </w:r>
          </w:p>
          <w:p w14:paraId="0CC8C7D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'attack' / 'are attacking'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6C9A4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75DD3FC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7FBD6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52DAF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dea subito apparet, et filium ibi videt.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696D2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goddess suddenly appears, and sees her son there.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4E70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'subito' flexible position — accept 'Suddenly, the goddess...'</w:t>
            </w:r>
          </w:p>
          <w:p w14:paraId="6510EC2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'ibi' — accept 'there' at any natural position</w:t>
            </w:r>
          </w:p>
          <w:p w14:paraId="5540C63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'comes into view' for 'apparet'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05C2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1E398AF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3B04C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F1DB7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pater mihi etiam persuadet, et statim festino.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3C19C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father even persuades me, and I hurry immediately.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7462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'mihi' dative — 'persuades me' (NOT 'persuades to me')</w:t>
            </w:r>
          </w:p>
          <w:p w14:paraId="2B8A2C4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lastRenderedPageBreak/>
              <w:t>'etiam' here = even / also — accept either</w:t>
            </w:r>
          </w:p>
          <w:p w14:paraId="6ED1031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'statim' flexible — accept 'at once' / 'straight away' / 'immediately'</w:t>
            </w:r>
          </w:p>
          <w:p w14:paraId="63709A1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'rush' for 'festino'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5480A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lastRenderedPageBreak/>
              <w:t xml:space="preserve"> </w:t>
            </w:r>
          </w:p>
        </w:tc>
      </w:tr>
    </w:tbl>
    <w:p w14:paraId="2095E05B" w14:textId="77777777" w:rsidR="0020567A" w:rsidRDefault="0020567A">
      <w:pPr>
        <w:spacing w:before="60" w:after="60"/>
      </w:pPr>
    </w:p>
    <w:p w14:paraId="30CCD1BC" w14:textId="77777777" w:rsidR="0020567A" w:rsidRDefault="00000000">
      <w:pPr>
        <w:pStyle w:val="Heading2"/>
      </w:pPr>
      <w:r>
        <w:t>Set 8 — Imperfect &amp; Future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300"/>
        <w:gridCol w:w="2300"/>
        <w:gridCol w:w="3360"/>
        <w:gridCol w:w="1600"/>
      </w:tblGrid>
      <w:tr w:rsidR="0020567A" w14:paraId="4BB9A3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6E87F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229C1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Latin sentence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88DE1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Ideal translation (GCSE vocab)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7D67E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Accepted alternatives (marking points)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C6CDF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Teacher notes</w:t>
            </w:r>
          </w:p>
        </w:tc>
      </w:tr>
      <w:tr w:rsidR="0020567A" w14:paraId="00B06EB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9A0BB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80132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dea filium videbat.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2BE25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goddess was seeing her son.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5695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'used to see' / 'saw' / 'kept seeing' / 'was watching her son'</w:t>
            </w:r>
          </w:p>
          <w:p w14:paraId="22A6BE3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'a/the son'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B2F3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3FC7B4F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4FD0A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C1AD5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pater gladios habebit.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E5D8B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father will have swords.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77EF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'is going to have'</w:t>
            </w:r>
          </w:p>
          <w:p w14:paraId="530F22B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'will be holding' only if context requires — but 'have' is the default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3EE40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2AF8FB2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6258B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B4015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amici in silva apparebant, gladiosque tenebant.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61F66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friends were appearing in the wood, and were holding swords.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F679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'-que' = and</w:t>
            </w:r>
          </w:p>
          <w:p w14:paraId="6C86F0E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'forest' / 'woods' for 'silva'</w:t>
            </w:r>
          </w:p>
          <w:p w14:paraId="0FD4222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'kept appearing' / 'used to appear' for 'apparebant'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F55BC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73BA7B0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778DC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44F28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regina filios iubebit domum festinare.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DBD6C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queen will order the sons to hurry home.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8B6D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'iubeo + acc + inf'</w:t>
            </w:r>
          </w:p>
          <w:p w14:paraId="6EFC4C4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'domum' = home / homewards — accept 'to home' / 'to their home'</w:t>
            </w:r>
          </w:p>
          <w:p w14:paraId="6007DDC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'commands' for 'iubebit'</w:t>
            </w:r>
          </w:p>
          <w:p w14:paraId="28D4B1F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'rush' for 'festinare'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BA520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41D194F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F143D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83E67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vix dea apparebat, sed filii eam videbant.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ED1E1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goddess was scarcely appearing, but the sons were seeing her.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6842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'vix' = scarcely / hardly — accept at any natural position</w:t>
            </w:r>
          </w:p>
          <w:p w14:paraId="79177BD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'barely' for 'vix'</w:t>
            </w:r>
          </w:p>
          <w:p w14:paraId="14F7CEF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'eam' = her (acc sg fem) — refers to 'dea'</w:t>
            </w:r>
          </w:p>
          <w:p w14:paraId="01CC839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'could see her' for 'videbant'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052B4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09F2CFE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D9756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38785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statim igitur omnes amici gladios habebunt, et deos oppugnabunt.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2EBE3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Therefore all the friends will immediately have swords, and will attack the gods.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00C87" w14:textId="61ABAE06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'igitur' postpositive (2nd word) — accept 'So, immediately, all...' / 'Therefore, all the friends will immediately...'</w:t>
            </w:r>
            <w:ins w:id="31" w:author="Monty Hunt" w:date="2026-04-18T17:20:00Z" w16du:dateUtc="2026-04-18T16:20:00Z">
              <w:r w:rsidR="009E3B12">
                <w:rPr>
                  <w:sz w:val="17"/>
                  <w:szCs w:val="17"/>
                </w:rPr>
                <w:t xml:space="preserve"> </w:t>
              </w:r>
            </w:ins>
            <w:ins w:id="32" w:author="Monty Hunt" w:date="2026-04-18T17:21:00Z" w16du:dateUtc="2026-04-18T16:21:00Z">
              <w:r w:rsidR="009E3B12">
                <w:rPr>
                  <w:sz w:val="17"/>
                  <w:szCs w:val="17"/>
                </w:rPr>
                <w:t>–</w:t>
              </w:r>
            </w:ins>
            <w:ins w:id="33" w:author="Monty Hunt" w:date="2026-04-18T17:20:00Z" w16du:dateUtc="2026-04-18T16:20:00Z">
              <w:r w:rsidR="009E3B12">
                <w:rPr>
                  <w:sz w:val="17"/>
                  <w:szCs w:val="17"/>
                </w:rPr>
                <w:t xml:space="preserve"> </w:t>
              </w:r>
            </w:ins>
            <w:ins w:id="34" w:author="Monty Hunt" w:date="2026-04-18T17:21:00Z" w16du:dateUtc="2026-04-18T16:21:00Z">
              <w:r w:rsidR="009E3B12">
                <w:rPr>
                  <w:sz w:val="17"/>
                  <w:szCs w:val="17"/>
                </w:rPr>
                <w:t>YOU NEED NOT REPEAT “WILL” FOR THE SECOND VERB EITHER I DON’T THINK</w:t>
              </w:r>
            </w:ins>
          </w:p>
          <w:p w14:paraId="6BED5F3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'so' / 'and so' for 'igitur'</w:t>
            </w:r>
          </w:p>
          <w:p w14:paraId="0C69FE4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'statim' flexible position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D6A45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6FA58AE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1EADE7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260B8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iterum dea patri persuadebat, et pater ad silvam festinabat.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53899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goddess was again persuading the father, and the father was hurrying to the wood.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949E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'iterum' = again — accept at start or after subject</w:t>
            </w:r>
          </w:p>
          <w:p w14:paraId="42B51AB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'patri' dative — 'persuades the father'</w:t>
            </w:r>
          </w:p>
          <w:p w14:paraId="38CF3C7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'towards' for 'ad'</w:t>
            </w:r>
          </w:p>
          <w:p w14:paraId="01508F5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'forest' for 'silvam'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77664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163C0D3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DDA0E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31424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filii in silva clamabant, et pater non videbat.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886B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The sons were shouting in the wood, and the </w:t>
            </w:r>
            <w:r>
              <w:rPr>
                <w:sz w:val="18"/>
                <w:szCs w:val="18"/>
              </w:rPr>
              <w:lastRenderedPageBreak/>
              <w:t>father was not seeing (them).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5DC7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lastRenderedPageBreak/>
              <w:t>accept 'the father could not see (them)' / 'did not see'</w:t>
            </w:r>
          </w:p>
          <w:p w14:paraId="3496EED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lastRenderedPageBreak/>
              <w:t>accept 'forest' for 'silva'</w:t>
            </w:r>
          </w:p>
          <w:p w14:paraId="1D54738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'crying out' / 'calling out' for 'clamabant'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11DAB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lastRenderedPageBreak/>
              <w:t xml:space="preserve"> </w:t>
            </w:r>
          </w:p>
        </w:tc>
      </w:tr>
      <w:tr w:rsidR="0020567A" w14:paraId="67852B7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43753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B290C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filius gladium tenebit, et amicum mox iubebit clamare.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2662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son will hold a sword, and will soon order his friend to shout.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6F51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'iubeo + acc + inf' — 'order X to Y'</w:t>
            </w:r>
          </w:p>
          <w:p w14:paraId="3D0528E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'mox' = soon — accept at any natural position</w:t>
            </w:r>
          </w:p>
          <w:p w14:paraId="0A00076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'commands' for 'iubebit'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9E00D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6B32247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043EC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AA595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pater filium iubebat e silva festinare, sed filius tamen non apparebat.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EE786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father was ordering his son to hurry out of the wood, but the son however was not appearing.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4C17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'iubeo + acc + inf'</w:t>
            </w:r>
          </w:p>
          <w:p w14:paraId="78CEDE8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'e/ex + abl' = out of / from</w:t>
            </w:r>
          </w:p>
          <w:p w14:paraId="333AC06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'tamen' = however / but / nevertheless / yet</w:t>
            </w:r>
          </w:p>
          <w:p w14:paraId="6FF3D21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'kept ordering' / 'was ordering' / 'used to order'</w:t>
            </w:r>
          </w:p>
          <w:p w14:paraId="77D059D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'forest' for 'silva'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31C52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7DADEFA6" w14:textId="77777777" w:rsidR="0020567A" w:rsidRDefault="0020567A">
      <w:pPr>
        <w:spacing w:before="60" w:after="60"/>
      </w:pPr>
    </w:p>
    <w:p w14:paraId="14CFAE6A" w14:textId="77777777" w:rsidR="0020567A" w:rsidRDefault="00000000">
      <w:pPr>
        <w:pStyle w:val="Heading2"/>
      </w:pPr>
      <w:r>
        <w:t>Set 12 — Perfect &amp; Pluperfect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300"/>
        <w:gridCol w:w="2300"/>
        <w:gridCol w:w="3360"/>
        <w:gridCol w:w="1600"/>
      </w:tblGrid>
      <w:tr w:rsidR="0020567A" w14:paraId="6DFB08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2DCC4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C3740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Latin sentence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06965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Ideal translation (GCSE vocab)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804AF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Accepted alternatives (marking points)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881DE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Teacher notes</w:t>
            </w:r>
          </w:p>
        </w:tc>
      </w:tr>
      <w:tr w:rsidR="0020567A" w14:paraId="33259DD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B8531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181BD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amicus gladium tenuit.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B20CC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friend held the sword.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63CF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'has held' / 'did hold'</w:t>
            </w:r>
          </w:p>
          <w:p w14:paraId="3D5D267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'kept hold of' — 'held' is the default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8BA08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19C7090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5589C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53D27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pater filium vidit.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7CAE5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father saw his son.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FA93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'has seen'</w:t>
            </w:r>
          </w:p>
          <w:p w14:paraId="57CB0CF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'caught sight of' only marginally — 'saw' is the default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CB70C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6770D9D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0FCFA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5AA3C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deae iterum apparuerunt, et filii clamaverunt.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0881B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goddesses appeared again, and the sons shouted.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2322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'iterum' flexible position</w:t>
            </w:r>
          </w:p>
          <w:p w14:paraId="21BABA7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'have appeared' / 'have shouted'</w:t>
            </w:r>
          </w:p>
          <w:p w14:paraId="138F4FF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'cried out' / 'called out' for 'clamaverunt'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B0161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69A96E3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26486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24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74AD6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pater filio persuaserat, sed filius etiam tum non festinavit.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ECBC9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father had persuaded his son, but the son still did not hurry at that time.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CA1E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'filio' dative</w:t>
            </w:r>
          </w:p>
          <w:p w14:paraId="3BFC0A7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'etiam tum' = still then / even at that time — accept 'even then' / 'still at that time'</w:t>
            </w:r>
          </w:p>
          <w:p w14:paraId="4F2B22A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'did not rush' for 'non festinavit'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CE77D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6636878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52817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FCF7A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multi amici gladios habuerant, et deos oppugnaverunt.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73BFB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Many friends had had swords, and attacked the gods.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5030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'habuerant' pluperfect — 'had had' sounds odd but is correct; accept 'had owned'</w:t>
            </w:r>
          </w:p>
          <w:p w14:paraId="6CB1B3F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'have attacked' for 'oppugnaverunt'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16903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781C778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963F6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CB71F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regina filium iusserat clamare, et filius statim clamavit.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A098A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queen had ordered her son to shout, and the son immediately shouted.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CAE8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'iubeo + acc + inf' (pluperfect 'iusserat')</w:t>
            </w:r>
          </w:p>
          <w:p w14:paraId="50E132A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'commanded' for 'iusserat'</w:t>
            </w:r>
          </w:p>
          <w:p w14:paraId="6A6061C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'statim' flexible</w:t>
            </w:r>
          </w:p>
          <w:p w14:paraId="0E93922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'cried out' / 'called out'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A452C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76EE4F3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19DD9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27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19620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illud ego in silva vidi; tam ingens enim erat gladius.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9330D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I saw that in the wood; for the sword was so huge.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8430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'illud' = that (thing) — accept 'that one'</w:t>
            </w:r>
          </w:p>
          <w:p w14:paraId="3B7F499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'ego' emphatic — accept plain 'I' or 'I myself'</w:t>
            </w:r>
          </w:p>
          <w:p w14:paraId="1D360F1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'enim' postpositive — accept 'because' for 'enim'</w:t>
            </w:r>
          </w:p>
          <w:p w14:paraId="3DEE209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'tam...erat' — accept 'was so huge' / 'was so enormous' / 'was so very big'</w:t>
            </w:r>
          </w:p>
          <w:p w14:paraId="73658AB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'forest' for 'silva'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74EF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501B1A0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31016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28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CDA90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omnes igitur amici e navi festinaverunt, et in urbem appropinquaverunt.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96D21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Therefore all the friends hurried out of the ship, and approached the city.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C41E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'igitur' — accept 'so' / 'and so'</w:t>
            </w:r>
          </w:p>
          <w:p w14:paraId="006966F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'e/ex + abl' = out of / from</w:t>
            </w:r>
          </w:p>
          <w:p w14:paraId="669F7A4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'appropinquo + in + acc' or 'appropinquo + ad + acc' both valid — accept 'approached the city' / 'came near to the city'</w:t>
            </w:r>
          </w:p>
          <w:p w14:paraId="0F22D54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'rushed' for 'festinaverunt'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BF036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1E020FB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2C3FB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53F8F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pater per silvam festinavit, et filium prope insulam vidit.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446C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father hurried through the wood, and saw his son near the island.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D68B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'rushed'</w:t>
            </w:r>
          </w:p>
          <w:p w14:paraId="6605FA9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'prope' + acc = near / close to / next to</w:t>
            </w:r>
          </w:p>
          <w:p w14:paraId="0E6B0D6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'forest' for 'silvam'</w:t>
            </w:r>
          </w:p>
          <w:p w14:paraId="3BED279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'caught sight of'? — no, 'saw' is standard; 'conspexit' = caught sight of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5A906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4B45891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2A737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5D5DA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subito illa dea feminae apparuit, et ei persuasit.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9E31D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Suddenly that goddess appeared to the woman, and persuaded her.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A9DF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'subito' flexible</w:t>
            </w:r>
          </w:p>
          <w:p w14:paraId="557BAD3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'illa' — accept 'the' / 'that famous'</w:t>
            </w:r>
          </w:p>
          <w:p w14:paraId="04B089D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'feminae' dative — 'appeared TO the woman' (dat with 'appareo' for 'appear to someone')</w:t>
            </w:r>
          </w:p>
          <w:p w14:paraId="03A5EBA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'ei' dative = to him/her/it — here 'her'; 'persuadeo + dat' — 'persuaded her' (NOT 'to her')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E55FD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45A97B25" w14:textId="77777777" w:rsidR="0020567A" w:rsidRDefault="0020567A">
      <w:pPr>
        <w:spacing w:before="60" w:after="60"/>
      </w:pPr>
    </w:p>
    <w:p w14:paraId="11E605F9" w14:textId="77777777" w:rsidR="0020567A" w:rsidRDefault="00000000">
      <w:pPr>
        <w:pStyle w:val="Heading2"/>
      </w:pPr>
      <w:r>
        <w:t>Set 14 — PPP / Passive review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300"/>
        <w:gridCol w:w="2300"/>
        <w:gridCol w:w="3360"/>
        <w:gridCol w:w="1600"/>
      </w:tblGrid>
      <w:tr w:rsidR="0020567A" w14:paraId="70B225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FD888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2A04B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Latin sentence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C0A48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Ideal translation (GCSE vocab)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32600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Accepted alternatives (marking points)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5B087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Teacher notes</w:t>
            </w:r>
          </w:p>
        </w:tc>
      </w:tr>
      <w:tr w:rsidR="0020567A" w14:paraId="3398F4B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00B25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89222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filius visus clamavit.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B20C2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son, (having been) seen, shouted.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4765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'the son who had been seen shouted'</w:t>
            </w:r>
          </w:p>
          <w:p w14:paraId="478D96F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'the seen son' — stiff but allowed</w:t>
            </w:r>
          </w:p>
          <w:p w14:paraId="1DE6538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'cried out' / 'called out' for 'clamavit'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E75C6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1452BC1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0C469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9EE6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gladii tenti erant.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BC495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swords had been held.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1589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pluperfect passive — must be 'had been held'</w:t>
            </w:r>
          </w:p>
          <w:p w14:paraId="79A0E8E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note: 'tenti' is the PPP of 'teneo' — sometimes 'tentus' in texts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4DC43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0E893BC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6E90B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33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71C4B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amicus iussus statim festinavit.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54628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friend, (having been) ordered, immediately hurried.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14F5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'the friend who had been ordered hurried immediately'</w:t>
            </w:r>
          </w:p>
          <w:p w14:paraId="611E6CA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'once ordered, the friend...'</w:t>
            </w:r>
          </w:p>
          <w:p w14:paraId="673B935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'statim' flexible</w:t>
            </w:r>
          </w:p>
          <w:p w14:paraId="73906BC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lastRenderedPageBreak/>
              <w:t>accept 'rushed'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3EF8A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lastRenderedPageBreak/>
              <w:t xml:space="preserve"> </w:t>
            </w:r>
          </w:p>
        </w:tc>
      </w:tr>
      <w:tr w:rsidR="0020567A" w14:paraId="27CAA72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809EE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34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1BCDD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dea visa apparuit, et omnes clamaverunt.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7361D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goddess, (having been) seen, appeared, and all shouted.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3C97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'the goddess who had been seen appeared'</w:t>
            </w:r>
          </w:p>
          <w:p w14:paraId="1965507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'omnes' = all / everyone — accept 'everyone' / 'all (of them)'</w:t>
            </w:r>
          </w:p>
          <w:p w14:paraId="5ECBFA4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'cried out' / 'called out'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E7AD2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3A28D80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A527D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35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B536A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pater filios visos amavit.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BC05B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father loved his sons who had been seen.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F3B6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'visos' PPP m.pl.acc — accept 'the seen sons' / 'the sons (having been) seen'</w:t>
            </w:r>
          </w:p>
          <w:p w14:paraId="43E697D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'liked' for 'amavit'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AE5A7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4770D11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4BD18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36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71232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gladius tentus erat, sed amicus non festinavit.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1BECA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sword had been held, but the friend did not hurry.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10ED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pluperfect passive — 'had been held'</w:t>
            </w:r>
          </w:p>
          <w:p w14:paraId="5572540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'did not rush'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F2E52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6241059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215E7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37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F21C0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filii iussi erant clamare, et statim clamaverunt.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E8CA1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sons had been ordered to shout, and immediately shouted.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5DA1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'iubeo' passive + inf — 'to have been ordered to Y'</w:t>
            </w:r>
          </w:p>
          <w:p w14:paraId="6F8BDFB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'had been commanded'</w:t>
            </w:r>
          </w:p>
          <w:p w14:paraId="6412875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'statim' flexible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FB574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57D4BDE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08BFB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38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70E60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ingens gladius habitus erat ab amico, sed amicus eum non tenuit.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F4BD2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A huge sword had been had by the friend, but the friend did not hold it.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C940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'ab amico' = by the friend (agent with ab+abl)</w:t>
            </w:r>
          </w:p>
          <w:p w14:paraId="40D88B9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'habitus erat' — literally 'had been had' (awkward); accept 'had been owned' / 'had been possessed' for fluency</w:t>
            </w:r>
          </w:p>
          <w:p w14:paraId="4E70FE8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'eum' = him/it (masc) — here refers to 'gladius' = 'it'</w:t>
            </w:r>
          </w:p>
          <w:p w14:paraId="5FE1112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'enormous' / 'vast' for 'ingens'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BE107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737449B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64A7F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39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49C1E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multae feminae a deis visae erant, sed reginae tristes non apparuerunt.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5E44A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Many women had been seen by the gods, but the sad queens did not appear.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3F05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'a deis' = by the gods (agent with a/ab+abl)</w:t>
            </w:r>
          </w:p>
          <w:p w14:paraId="6137B3A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'unhappy' for 'tristes'</w:t>
            </w:r>
          </w:p>
          <w:p w14:paraId="30F5335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pluperfect passive — 'had been seen'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05B1D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2330963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BE331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40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7AB30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omnes filii a deis oppugnati erant, et statim ex navi festinaverunt.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F28DB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All the sons had been attacked by the gods, and immediately hurried out of the ship.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F19E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'a deis' = by the gods</w:t>
            </w:r>
          </w:p>
          <w:p w14:paraId="56E24DB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'e/ex + abl' = out of / from</w:t>
            </w:r>
          </w:p>
          <w:p w14:paraId="42CB932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'all (of) the sons'</w:t>
            </w:r>
          </w:p>
          <w:p w14:paraId="16D867A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'rushed'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D4584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1A00B8B2" w14:textId="77777777" w:rsidR="0020567A" w:rsidRDefault="0020567A">
      <w:pPr>
        <w:spacing w:before="60" w:after="60"/>
      </w:pPr>
    </w:p>
    <w:p w14:paraId="28BA34EB" w14:textId="77777777" w:rsidR="0020567A" w:rsidRDefault="00000000">
      <w:pPr>
        <w:pStyle w:val="Heading2"/>
      </w:pPr>
      <w:r>
        <w:t>Set 16 — Exam-level mixed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300"/>
        <w:gridCol w:w="2300"/>
        <w:gridCol w:w="3360"/>
        <w:gridCol w:w="1600"/>
      </w:tblGrid>
      <w:tr w:rsidR="0020567A" w14:paraId="21D77D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CF451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56BD7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Latin sentence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6FB97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Ideal translation (GCSE vocab)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E7339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Accepted alternatives (marking points)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7215A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Teacher notes</w:t>
            </w:r>
          </w:p>
        </w:tc>
      </w:tr>
      <w:tr w:rsidR="0020567A" w14:paraId="5FDC5FB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7D8D0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41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5997F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ille pater filium amatum vidit, et eum statim domum iussit festinare.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E9999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That father saw his beloved son, and immediately ordered him to hurry home.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72AD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'ille' — accept 'the' / 'that famous'</w:t>
            </w:r>
          </w:p>
          <w:p w14:paraId="6622828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'amatum' PPP — accept 'loved' / 'dear' / 'who was loved'</w:t>
            </w:r>
          </w:p>
          <w:p w14:paraId="54F6118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'iubeo + acc + inf'</w:t>
            </w:r>
          </w:p>
          <w:p w14:paraId="7F0ACFB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'domum' = home — accept 'to home' / 'homewards'</w:t>
            </w:r>
          </w:p>
          <w:p w14:paraId="5CCE91D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'rush' for 'festinare'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EC018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18E79DA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1BBCA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42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DFDF6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omnes amici in silvam festinaverunt, gladiosque tenebant.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4AE71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All the friends hurried into the wood, and were holding swords.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50A6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'in + acc' = into / to</w:t>
            </w:r>
          </w:p>
          <w:p w14:paraId="13ADEE9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'-que' = and</w:t>
            </w:r>
          </w:p>
          <w:p w14:paraId="12A6B50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'forest' for 'silvam'</w:t>
            </w:r>
          </w:p>
          <w:p w14:paraId="207C954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'rushed' for 'festinaverunt'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7B1A9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38B375C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8C44D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43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F7844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illa dea filium vix vidit, nam silva ingens erat.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5AEA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That goddess scarcely saw her son, for the wood was huge.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B2B3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'illa' — accept 'the' / 'that famous'</w:t>
            </w:r>
          </w:p>
          <w:p w14:paraId="7F25CD4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'vix' = scarcely / hardly / barely</w:t>
            </w:r>
          </w:p>
          <w:p w14:paraId="6841C12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'because' for 'nam'</w:t>
            </w:r>
          </w:p>
          <w:p w14:paraId="3D9C391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'forest' for 'silva'</w:t>
            </w:r>
          </w:p>
          <w:p w14:paraId="2D479A4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'enormous' / 'vast' for 'ingens'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644A0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25FD654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95FD4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44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E255F" w14:textId="3238D66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regina filio persuaserat, sed filius tamen mox non apparuit.</w:t>
            </w:r>
            <w:ins w:id="35" w:author="Monty Hunt" w:date="2026-04-18T18:09:00Z" w16du:dateUtc="2026-04-18T17:09:00Z">
              <w:r w:rsidR="00564F99">
                <w:rPr>
                  <w:i/>
                  <w:iCs/>
                  <w:sz w:val="18"/>
                  <w:szCs w:val="18"/>
                </w:rPr>
                <w:t xml:space="preserve"> IS IT COMMON TO GET THE SED TAMEN COMBINATION, OR IS THIS</w:t>
              </w:r>
            </w:ins>
            <w:ins w:id="36" w:author="Monty Hunt" w:date="2026-04-18T18:10:00Z" w16du:dateUtc="2026-04-18T17:10:00Z">
              <w:r w:rsidR="00564F99">
                <w:rPr>
                  <w:i/>
                  <w:iCs/>
                  <w:sz w:val="18"/>
                  <w:szCs w:val="18"/>
                </w:rPr>
                <w:t xml:space="preserve"> SHOEHORNED IN?</w:t>
              </w:r>
            </w:ins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CBA27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queen had persuaded her son, but the son however did not soon appear.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E41C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'filio' dative</w:t>
            </w:r>
          </w:p>
          <w:p w14:paraId="1B3D964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'tamen' = however / but / nevertheless</w:t>
            </w:r>
          </w:p>
          <w:p w14:paraId="24BB03B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'mox' = soon — accept 'soon did not appear' / 'did not appear soon'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AB98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5F03A63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28BAB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45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4C7CF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amici naves habuerant, et ad insulam navigaverant.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21BE0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friends had had ships, and had sailed to the island.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44BB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'had owned' / 'had possessed' for 'habuerant'</w:t>
            </w:r>
          </w:p>
          <w:p w14:paraId="7E8AC36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'towards' for 'ad'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6A779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6D7ED2A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BB2D1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46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7CFEC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dea pulchra in silva apparuerat, sed amici eam non viderant.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05BF6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beautiful goddess had appeared in the wood, but the friends had not seen her.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4D44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'eam' = her (refers to 'dea')</w:t>
            </w:r>
          </w:p>
          <w:p w14:paraId="69B118A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'forest' for 'silva'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CF0CD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3BA228A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3EC8B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47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659DA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tu ingentem gladium tenuisti, et omnes te viderunt.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1D35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You held the huge sword, and everyone saw you.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6887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'tu' emphatic — accept 'you yourself'</w:t>
            </w:r>
          </w:p>
          <w:p w14:paraId="5BDD92A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'enormous' / 'vast' for 'ingentem'</w:t>
            </w:r>
          </w:p>
          <w:p w14:paraId="5E50A3B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'omnes' = everyone / all (of them) / all people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60F34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26AE766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ED560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48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CB8FE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subito multi dei apparuerunt, et omnes perterriti clamaverunt.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19813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Suddenly many gods appeared, and all, terrified, shouted.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40CC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'subito' flexible</w:t>
            </w:r>
          </w:p>
          <w:p w14:paraId="223A51F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'perterriti' = terrified — accept 'frightened' / 'very scared'</w:t>
            </w:r>
          </w:p>
          <w:p w14:paraId="3267EC6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'everyone, terrified, shouted' / 'all the terrified (ones) shouted'</w:t>
            </w:r>
          </w:p>
          <w:p w14:paraId="57E57D5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'cried out' / 'called out'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75757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4959F9A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21AED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49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FBC16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pater filios iubebat e silva festinare, sed filii tamen etiam clamabant.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F3E22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father was ordering his sons to hurry out of the wood, but the sons however were still shouting.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F634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'iubeo + acc + inf'</w:t>
            </w:r>
          </w:p>
          <w:p w14:paraId="7280DC8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'e/ex + abl' = out of</w:t>
            </w:r>
          </w:p>
          <w:p w14:paraId="549A292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'tamen' = however</w:t>
            </w:r>
          </w:p>
          <w:p w14:paraId="3929707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'etiam' here = still / also / even — 'still' best fits</w:t>
            </w:r>
          </w:p>
          <w:p w14:paraId="05CD7BE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'forest' for 'silva'</w:t>
            </w:r>
          </w:p>
          <w:p w14:paraId="3715FBA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'rush' for 'festinare'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3B66A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4F13D9D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BE3F3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50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4980C" w14:textId="257EAD1E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pater filios igitur iussit gladios tenere; appropinquabant enim amici.</w:t>
            </w:r>
            <w:ins w:id="37" w:author="Monty Hunt" w:date="2026-04-18T18:28:00Z" w16du:dateUtc="2026-04-18T17:28:00Z">
              <w:r w:rsidR="00E62526">
                <w:rPr>
                  <w:i/>
                  <w:iCs/>
                  <w:sz w:val="18"/>
                  <w:szCs w:val="18"/>
                </w:rPr>
                <w:t xml:space="preserve"> IS THIS THE ORDER YOU WOULD SEE?</w:t>
              </w:r>
            </w:ins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9FC17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Therefore the father ordered his sons to hold swords; for the friends were approaching.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908B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'igitur' postpositive — accept 'so' / 'and so'</w:t>
            </w:r>
          </w:p>
          <w:p w14:paraId="7A61741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'enim' postpositive — accept 'because' / 'for'</w:t>
            </w:r>
          </w:p>
          <w:p w14:paraId="07B01F2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'iubeo + acc + inf'</w:t>
            </w:r>
          </w:p>
          <w:p w14:paraId="0AA7F20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'drawing near' / 'coming near' for 'appropinquabant'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C2492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47980C87" w14:textId="77777777" w:rsidR="0020567A" w:rsidRDefault="0020567A">
      <w:pPr>
        <w:spacing w:before="60" w:after="60"/>
      </w:pPr>
    </w:p>
    <w:p w14:paraId="2F257C92" w14:textId="77777777" w:rsidR="0020567A" w:rsidRDefault="00000000">
      <w:r>
        <w:lastRenderedPageBreak/>
        <w:br w:type="page"/>
      </w:r>
    </w:p>
    <w:p w14:paraId="4C28CB99" w14:textId="77777777" w:rsidR="0020567A" w:rsidRDefault="00000000">
      <w:pPr>
        <w:pStyle w:val="Heading1"/>
      </w:pPr>
      <w:r>
        <w:lastRenderedPageBreak/>
        <w:t>Node 3 — 3rd Conjugation</w:t>
      </w:r>
    </w:p>
    <w:p w14:paraId="54178F43" w14:textId="77777777" w:rsidR="0020567A" w:rsidRDefault="00000000">
      <w:pPr>
        <w:spacing w:before="40" w:after="40"/>
      </w:pPr>
      <w:r>
        <w:rPr>
          <w:i/>
          <w:iCs/>
          <w:color w:val="555555"/>
          <w:sz w:val="20"/>
          <w:szCs w:val="20"/>
        </w:rPr>
        <w:t>Focus: 3rd conj verbs (inc. -io); conor deponent; iter facere; 3rd-decl nouns</w:t>
      </w:r>
    </w:p>
    <w:p w14:paraId="26DFDFA6" w14:textId="77777777" w:rsidR="0020567A" w:rsidRDefault="0020567A">
      <w:pPr>
        <w:spacing w:before="60" w:after="60"/>
      </w:pPr>
    </w:p>
    <w:p w14:paraId="7593A2C4" w14:textId="77777777" w:rsidR="0020567A" w:rsidRDefault="00000000">
      <w:pPr>
        <w:pStyle w:val="Heading2"/>
      </w:pPr>
      <w:r>
        <w:t>Set 4 — Present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300"/>
        <w:gridCol w:w="2300"/>
        <w:gridCol w:w="3360"/>
        <w:gridCol w:w="1600"/>
      </w:tblGrid>
      <w:tr w:rsidR="0020567A" w14:paraId="1E6DDD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833A3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1C68F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Latin sentence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B4DB1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Ideal translation (GCSE vocab)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04EF2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Accepted alternatives (marking points)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19D57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Teacher notes</w:t>
            </w:r>
          </w:p>
        </w:tc>
      </w:tr>
      <w:tr w:rsidR="0020567A" w14:paraId="760ECBC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A3D77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4FAB0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regina iter facit.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20089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queen makes a journey.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B765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'iter facere' idiom — accept 'makes a journey' / 'goes on a journey' / 'travels'</w:t>
            </w:r>
          </w:p>
          <w:p w14:paraId="2708AB8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'is making'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8F013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3564B68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DCC45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24783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comes verbum dicit.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E3B44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companion says a word.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46EE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'speaks a word' / 'utters a word' for 'dicit'</w:t>
            </w:r>
          </w:p>
          <w:p w14:paraId="688F6D8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'a/the companion'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9DD89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677378A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AFFC7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371F9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milites aliud iter petunt.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840E4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soldiers seek another journey.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E1FB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'peto' = seek / look for / make for / ask for — accept 'look for' / 'are heading for'</w:t>
            </w:r>
          </w:p>
          <w:p w14:paraId="4264058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'aliud' = another / a different — accept 'a different journey' / 'another route'</w:t>
            </w:r>
          </w:p>
          <w:p w14:paraId="1235D58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'iter' = journey / route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DF317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0BD8C27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9249E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E9BD7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solus homo manum ponit.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D43CC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lone man places his hand.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EC7E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'solus' = alone / only / sole — accept 'the only man' / 'the lone man' / 'the man alone'</w:t>
            </w:r>
          </w:p>
          <w:p w14:paraId="24076D6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'pono' = put / place — accept either</w:t>
            </w:r>
          </w:p>
          <w:p w14:paraId="4BFD517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'lays his hand'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A8FBA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623D41A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823CC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20C2B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dux nihil quaerit, et constituit discedere.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9BD44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leader searches for nothing, and decides to depart.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EA60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'quaero' = search for / look for / ask — 'search for nothing' OR 'asks nothing' both valid; context here favours 'search for'</w:t>
            </w:r>
          </w:p>
          <w:p w14:paraId="7165447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'constituo + inf' — 'decides to Y'</w:t>
            </w:r>
          </w:p>
          <w:p w14:paraId="54FFAFB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'leave' for 'discedere' / 'go away'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3F0E4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40F75C0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B9F6B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FB538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dux milites cogit, et milites ibi cum comitibus statim discedunt.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80E05" w14:textId="58BAA3E0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leader gathers the soldiers, and the soldiers immediately depart from there with their companions.</w:t>
            </w:r>
            <w:ins w:id="38" w:author="Monty Hunt" w:date="2026-04-18T18:30:00Z" w16du:dateUtc="2026-04-18T17:30:00Z">
              <w:r w:rsidR="00E62526">
                <w:rPr>
                  <w:sz w:val="18"/>
                  <w:szCs w:val="18"/>
                </w:rPr>
                <w:t xml:space="preserve"> THIS IS A PERFECT EXAMPLE OF WHER</w:t>
              </w:r>
            </w:ins>
            <w:ins w:id="39" w:author="Monty Hunt" w:date="2026-04-18T18:31:00Z" w16du:dateUtc="2026-04-18T17:31:00Z">
              <w:r w:rsidR="00E62526">
                <w:rPr>
                  <w:sz w:val="18"/>
                  <w:szCs w:val="18"/>
                </w:rPr>
                <w:t>E YOU’VE MADE A MAJOR MISTAKE – COGO IS ONLY FORCE FOR THEM – YOU’VE BEEN TOO FLEXIBLE – THERE ARE SET TRANSLATIONS THEY MUST KNOW AT GCSE</w:t>
              </w:r>
            </w:ins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EA62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'cogo' = force / compel / gather / assemble — 'gathers' or 'assembles' fits best here</w:t>
            </w:r>
          </w:p>
          <w:p w14:paraId="6708822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'ibi' = there — accept 'from there' here given motion</w:t>
            </w:r>
          </w:p>
          <w:p w14:paraId="4C74F7A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'cum + abl' = with</w:t>
            </w:r>
          </w:p>
          <w:p w14:paraId="3E4E202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'statim' flexible</w:t>
            </w:r>
          </w:p>
          <w:p w14:paraId="563376F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'leave' for 'discedunt'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68C26C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1AFBC9C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2A4F3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EFCC1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dea facilem mortem cupit, et se a deis liberare conatur.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36955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goddess desires an easy death, and tries to free herself from the gods.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CA6F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'cupio + acc' / 'cupio + inf' — 'wants/desires'</w:t>
            </w:r>
          </w:p>
          <w:p w14:paraId="588E175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'se' = herself (reflexive)</w:t>
            </w:r>
          </w:p>
          <w:p w14:paraId="5E2234B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lastRenderedPageBreak/>
              <w:t>'a deis' = from the gods (separation with a/ab+abl) — note NOT 'by the gods' here (conor active)</w:t>
            </w:r>
          </w:p>
          <w:p w14:paraId="614CBDE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'conor' is deponent — active meaning: 'tries'</w:t>
            </w:r>
          </w:p>
          <w:p w14:paraId="581DF89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'set free' for 'liberare'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6C978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lastRenderedPageBreak/>
              <w:t xml:space="preserve"> </w:t>
            </w:r>
          </w:p>
        </w:tc>
      </w:tr>
      <w:tr w:rsidR="0020567A" w14:paraId="7C692AA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982B5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82D4C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iuvenis iratus ducem alium prope insulam occidit.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EAAC2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angry young man kills another leader near the island.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9888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'iuvenis' = young man</w:t>
            </w:r>
          </w:p>
          <w:p w14:paraId="2AB86C4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'iratus' = angry</w:t>
            </w:r>
          </w:p>
          <w:p w14:paraId="001ECA1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'alium' = another / a different</w:t>
            </w:r>
          </w:p>
          <w:p w14:paraId="383B412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'prope' + acc = near / close to</w:t>
            </w:r>
          </w:p>
          <w:p w14:paraId="543EB21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'occido' = kill (specifically to cut down/slay) — accept 'slays' / 'murders' / 'kills'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23EA0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49EE1D0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75C01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189DF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eius comes ingentem navem conspicit, et verbum dicit.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3255A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His companion catches sight of a huge ship, and says a word.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CB28F" w14:textId="167CB40C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'eius' = his / her / its — 3rd-person possessive (from 'is'); accept 'his' / 'her'</w:t>
            </w:r>
            <w:ins w:id="40" w:author="Monty Hunt" w:date="2026-04-18T18:32:00Z" w16du:dateUtc="2026-04-18T17:32:00Z">
              <w:r w:rsidR="00E62526">
                <w:rPr>
                  <w:sz w:val="17"/>
                  <w:szCs w:val="17"/>
                </w:rPr>
                <w:t xml:space="preserve"> COULD IT NOT BE THEIR</w:t>
              </w:r>
            </w:ins>
          </w:p>
          <w:p w14:paraId="551AC8A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'conspicio' = catch sight of / notice / observe — NOT just 'see' (use 'video' for that)</w:t>
            </w:r>
          </w:p>
          <w:p w14:paraId="7F908B0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'enormous' / 'vast' for 'ingentem'</w:t>
            </w:r>
          </w:p>
          <w:p w14:paraId="6733708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'speaks a word'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FC53A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4167B66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CA960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AB02E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dum dux milites ducit, regina iter per silvam facit.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58231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While the leader leads the soldiers, the queen makes a journey through the wood.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0757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'dum + present' = while</w:t>
            </w:r>
          </w:p>
          <w:p w14:paraId="0AA6EA6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'iter facere' = make a journey / travel</w:t>
            </w:r>
          </w:p>
          <w:p w14:paraId="407AAC8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'forest' for 'silvam'</w:t>
            </w:r>
          </w:p>
          <w:p w14:paraId="3D3AC69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'is leading' / 'leads'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04946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42CE760C" w14:textId="77777777" w:rsidR="0020567A" w:rsidRDefault="0020567A">
      <w:pPr>
        <w:spacing w:before="60" w:after="60"/>
      </w:pPr>
    </w:p>
    <w:p w14:paraId="05938D45" w14:textId="77777777" w:rsidR="0020567A" w:rsidRDefault="00000000">
      <w:pPr>
        <w:pStyle w:val="Heading2"/>
      </w:pPr>
      <w:r>
        <w:t>Set 8 — Imperfect &amp; Future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300"/>
        <w:gridCol w:w="2300"/>
        <w:gridCol w:w="3360"/>
        <w:gridCol w:w="1600"/>
      </w:tblGrid>
      <w:tr w:rsidR="0020567A" w14:paraId="11F233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F3A8E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60CAF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Latin sentence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19122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Ideal translation (GCSE vocab)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98CFC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Accepted alternatives (marking points)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26BE6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Teacher notes</w:t>
            </w:r>
          </w:p>
        </w:tc>
      </w:tr>
      <w:tr w:rsidR="0020567A" w14:paraId="6D14195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E7E4A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F8E0A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dux iter faciebat.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8CF1B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leader was making a journey.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DFE8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'was travelling' / 'used to make a journey' / 'kept going on a journey'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9371D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15A56EB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E1014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B9C85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comes verba dicet.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05835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companion will say (the) words.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94C47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'speak the words' / 'utter the words'</w:t>
            </w:r>
          </w:p>
          <w:p w14:paraId="6240FF1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'verba' n.pl. — accept 'words' / 'the words'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5E4B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10DCDA4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56216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0A648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milites aliud iter petebant.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7EC26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soldiers were seeking another journey.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B5F6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'were looking for' / 'were making for'</w:t>
            </w:r>
          </w:p>
          <w:p w14:paraId="7B578D9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'aliud' = another / different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0BDC3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6CC3DA5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D9F1F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E21E2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iuvenis caput manu ponet.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6A8BA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young man will place the head with his hand.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3C84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'caput' = head (only — NOT 'body' or 'chief' at GCSE)</w:t>
            </w:r>
          </w:p>
          <w:p w14:paraId="34C81EE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'manu' = with his hand (abl of instrument) — accept 'by hand' / 'with a hand' / 'with his hand'</w:t>
            </w:r>
          </w:p>
          <w:p w14:paraId="7C56FB4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'put' for 'ponet'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1DD4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00EB367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D2A9B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15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849DD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nunc rex nihil quaerebat, tandem tamen mortem cupiet.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656A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Now the king was searching for nothing, but finally he will desire death.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868A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'nunc' = now</w:t>
            </w:r>
          </w:p>
          <w:p w14:paraId="0043391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'tandem' = at last / finally / eventually — accept any</w:t>
            </w:r>
          </w:p>
          <w:p w14:paraId="2DF1F53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'tamen' = however / but / yet</w:t>
            </w:r>
          </w:p>
          <w:p w14:paraId="3658C188" w14:textId="52A0D5AE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'was looking for nothing' / 'wanted nothing' — context favours searching</w:t>
            </w:r>
            <w:ins w:id="41" w:author="Monty Hunt" w:date="2026-04-18T18:40:00Z" w16du:dateUtc="2026-04-18T17:40:00Z">
              <w:r w:rsidR="0016509F">
                <w:rPr>
                  <w:sz w:val="17"/>
                  <w:szCs w:val="17"/>
                </w:rPr>
                <w:t xml:space="preserve"> YOU NEED TO RECONSULT THE PROVIDED TRANSLATIONS I GAVE AND ALLOW FOR THEM – QUAERO SHOULD BE </w:t>
              </w:r>
            </w:ins>
            <w:ins w:id="42" w:author="Monty Hunt" w:date="2026-04-18T18:41:00Z" w16du:dateUtc="2026-04-18T17:41:00Z">
              <w:r w:rsidR="0016509F">
                <w:rPr>
                  <w:sz w:val="17"/>
                  <w:szCs w:val="17"/>
                </w:rPr>
                <w:t>ASK FOR TOO</w:t>
              </w:r>
            </w:ins>
          </w:p>
          <w:p w14:paraId="0605470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'want' for 'cupiet'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2184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62FC4EF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61E31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13443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dum dux milites cogebat, reges effugiebant.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EDA50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While the leader was gathering the soldiers, the kings were escaping.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9FF1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'dum + imperfect' = while (both actions ongoing)</w:t>
            </w:r>
          </w:p>
          <w:p w14:paraId="2D1BC88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'cogo' = gather / assemble / force — 'gather' / 'force to assemble'</w:t>
            </w:r>
          </w:p>
          <w:p w14:paraId="1DE8E59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'effugio' = escape / flee — accept 'were fleeing'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BD58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4D4F75C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D9A1F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E4291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dea conabatur se liberare, et tum solum deum relinquebat.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CB46E" w14:textId="24358FAD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goddess was trying to free herself, and was then leaving behind the lone god.</w:t>
            </w:r>
            <w:ins w:id="43" w:author="Monty Hunt" w:date="2026-04-18T18:42:00Z" w16du:dateUtc="2026-04-18T17:42:00Z">
              <w:r w:rsidR="0016509F">
                <w:rPr>
                  <w:sz w:val="18"/>
                  <w:szCs w:val="18"/>
                </w:rPr>
                <w:t xml:space="preserve"> IS CONOR NOT SUPPOSED TO BE KEPT FOR LATER?</w:t>
              </w:r>
            </w:ins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2AE4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'conor' deponent (imperfect 'conabatur') — 'was trying to'</w:t>
            </w:r>
          </w:p>
          <w:p w14:paraId="7994130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'se liberare' = to free herself</w:t>
            </w:r>
          </w:p>
          <w:p w14:paraId="40AC14A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'solum' = alone / only / sole — accept 'the only god' / 'the lone god' / 'the solitary god'</w:t>
            </w:r>
          </w:p>
          <w:p w14:paraId="24A1C57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'relinquo' = leave (behind) / abandon</w:t>
            </w:r>
          </w:p>
          <w:p w14:paraId="6D20CB1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'tum' flexible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CAE17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1474E6E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55F4D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60648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simulac dux comitem cognoscet, eum ibi statim accipiet.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BD4FD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As soon as the leader recognises his companion, he will immediately receive him there.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6F02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'simulac' = as soon as</w:t>
            </w:r>
          </w:p>
          <w:p w14:paraId="7F873CD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'cognosco' — present/future: get to know / learn / find out; perfect: know / recognise — context here favours 'recognise' / 'comes to know'</w:t>
            </w:r>
          </w:p>
          <w:p w14:paraId="0236D58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'accipio' = receive / accept / welcome</w:t>
            </w:r>
          </w:p>
          <w:p w14:paraId="0CA9B35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'statim' flexible</w:t>
            </w:r>
          </w:p>
          <w:p w14:paraId="6553008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'ibi' = there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74027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400619B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B9B89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AD2A1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pater alia verba dicebat, et filium per silvam ducebat.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F27A1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father was saying other words, and was leading his son through the wood.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02DB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'alia' n.pl. = other / different — accept 'different words'</w:t>
            </w:r>
          </w:p>
          <w:p w14:paraId="5396CAB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'per + acc' = through</w:t>
            </w:r>
          </w:p>
          <w:p w14:paraId="5AEB33B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'forest' for 'silvam'</w:t>
            </w:r>
          </w:p>
          <w:p w14:paraId="0C2C6CB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'was speaking' / 'kept saying'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2A163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4925D80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4AD7C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0567F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deinde miles constituit discedere, nam dux iratus erat.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327EB" w14:textId="0F2AB36E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Then the soldier decided to depart, for the leader was angry.</w:t>
            </w:r>
            <w:ins w:id="44" w:author="Monty Hunt" w:date="2026-04-18T18:44:00Z" w16du:dateUtc="2026-04-18T17:44:00Z">
              <w:r w:rsidR="0016509F">
                <w:rPr>
                  <w:sz w:val="18"/>
                  <w:szCs w:val="18"/>
                </w:rPr>
                <w:t xml:space="preserve"> THE IDEAL TRANSLATION SHOULDN’T BE USING ANY TRANSLATIONS THAT AREN’T</w:t>
              </w:r>
            </w:ins>
            <w:ins w:id="45" w:author="Monty Hunt" w:date="2026-04-18T18:45:00Z" w16du:dateUtc="2026-04-18T17:45:00Z">
              <w:r w:rsidR="0016509F">
                <w:rPr>
                  <w:sz w:val="18"/>
                  <w:szCs w:val="18"/>
                </w:rPr>
                <w:t xml:space="preserve"> WHAT’S TAUGHT EXPLICITLY ON THE FLASHCARD – SO DISCEDERE IS JUST LEAVE</w:t>
              </w:r>
            </w:ins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F3DC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'deinde' = then / next / afterwards</w:t>
            </w:r>
          </w:p>
          <w:p w14:paraId="5022129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'constituit' — form ambiguous (present/perfect); in narrative past usually perfect: 'decided'</w:t>
            </w:r>
          </w:p>
          <w:p w14:paraId="462F60F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'because' for 'nam'</w:t>
            </w:r>
          </w:p>
          <w:p w14:paraId="22A82CE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'leave' / 'go away' for 'discedere'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FDB89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4BDD8CC3" w14:textId="77777777" w:rsidR="0020567A" w:rsidRDefault="0020567A">
      <w:pPr>
        <w:spacing w:before="60" w:after="60"/>
      </w:pPr>
    </w:p>
    <w:p w14:paraId="0D6DF739" w14:textId="77777777" w:rsidR="0020567A" w:rsidRDefault="00000000">
      <w:pPr>
        <w:pStyle w:val="Heading2"/>
      </w:pPr>
      <w:r>
        <w:lastRenderedPageBreak/>
        <w:t>Set 12 — Perfect &amp; Pluperfect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300"/>
        <w:gridCol w:w="2300"/>
        <w:gridCol w:w="3360"/>
        <w:gridCol w:w="1600"/>
      </w:tblGrid>
      <w:tr w:rsidR="0020567A" w14:paraId="452048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20C24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89107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Latin sentence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08C1D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Ideal translation (GCSE vocab)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C14D1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Accepted alternatives (marking points)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77F6D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Teacher notes</w:t>
            </w:r>
          </w:p>
        </w:tc>
      </w:tr>
      <w:tr w:rsidR="0020567A" w14:paraId="6972DC6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774EB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D04CF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dux discessit.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E3DD5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leader departed.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713E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'has departed' / 'has left' / 'left' / 'went away'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32F1A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5A04250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E1ABB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4646E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miles reginam cognovit.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DAA67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soldier recognised the queen.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EEE1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'cognovit' perfect — at GCSE: 'came to know' / 'got to know' / 'found out about' / 'recognised'</w:t>
            </w:r>
          </w:p>
          <w:p w14:paraId="73A186F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'learned about'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3363B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7B2FB1A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CCB0A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62E80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comes verba iam dixerat, sed milites tandem non effugerunt.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2C5A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companion had already said the words, but the soldiers in the end did not escape.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6949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'iam' = already / now — 'already' fits perfect past here</w:t>
            </w:r>
          </w:p>
          <w:p w14:paraId="721FC37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'tandem' = at last / finally / in the end / eventually</w:t>
            </w:r>
          </w:p>
          <w:p w14:paraId="479A9F2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'had already spoken'</w:t>
            </w:r>
          </w:p>
          <w:p w14:paraId="11D9270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'flee' / 'get away' for 'effugerunt'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B6C1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749EABB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F7669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24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E8811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solus iuvenis ducem alium sua manu occidit, et caput in silva posuit.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6B9A2" w14:textId="2AE89CCF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lone young man killed another leader with his own hand, and placed the head in the wood.</w:t>
            </w:r>
            <w:ins w:id="46" w:author="Monty Hunt" w:date="2026-04-18T18:46:00Z" w16du:dateUtc="2026-04-18T17:46:00Z">
              <w:r w:rsidR="0016509F">
                <w:rPr>
                  <w:sz w:val="18"/>
                  <w:szCs w:val="18"/>
                </w:rPr>
                <w:t xml:space="preserve"> SEE THE RULES ABOVE – THERE WILL BE INSTANCES WHERE I’VE NOT SPOTTED, BUT THIS CAN’T BE LONE – IT MUST BE EITHER ALONE OR LONELY – LONELY MAKES MORE SENSE HERE</w:t>
              </w:r>
            </w:ins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C644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'solus' = alone / only</w:t>
            </w:r>
          </w:p>
          <w:p w14:paraId="0790BFC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'alium' = another / different</w:t>
            </w:r>
          </w:p>
          <w:p w14:paraId="57192A8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'sua manu' = with his own hand (abl instrument)</w:t>
            </w:r>
          </w:p>
          <w:p w14:paraId="7B81479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'caput' = head (only)</w:t>
            </w:r>
          </w:p>
          <w:p w14:paraId="29A4882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'in + abl' (silva) = in / on</w:t>
            </w:r>
          </w:p>
          <w:p w14:paraId="28083CC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'forest' for 'silva'</w:t>
            </w:r>
          </w:p>
          <w:p w14:paraId="5F10546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'slew' / 'slayed' / 'murdered' for 'occidit'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25FB7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2DAF43D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EB38C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AC585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eius regina suum iter facile constituerat, et comites milites coegerant.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859FA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His queen had easily decided her own journey, and the companions had gathered the soldiers.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0C3C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'eius' = his / her</w:t>
            </w:r>
          </w:p>
          <w:p w14:paraId="6573A21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'suum' = her own / his own — here 'her own' (regina is subject of 'constituerat')</w:t>
            </w:r>
          </w:p>
          <w:p w14:paraId="201DAB9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'facile' = easily (adverb)</w:t>
            </w:r>
          </w:p>
          <w:p w14:paraId="2D4D716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'constituo + acc' = decide / settle / establish — accept 'had settled on her journey' / 'had decided upon her journey'</w:t>
            </w:r>
          </w:p>
          <w:p w14:paraId="0F04BF0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'cogo' = gather / force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07EDA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1FF9A26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A765C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B666F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illa dea mortem cupiverat, sed tamen non effugit.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5A750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That goddess had desired death, but nevertheless she did not escape.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06C9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'illa' — accept 'the' / 'that famous'</w:t>
            </w:r>
          </w:p>
          <w:p w14:paraId="0683F15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'cupio' = want / desire</w:t>
            </w:r>
          </w:p>
          <w:p w14:paraId="0ECD9D4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'tamen' = however / nevertheless / yet / but</w:t>
            </w:r>
          </w:p>
          <w:p w14:paraId="0118438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'flee' for 'effugit'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3607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089FD80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94771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68458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simulac dux comitem conspexit, eum petivit.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FEE4C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As soon as the leader caught sight of his companion, he made for him.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5BAA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'simulac' = as soon as</w:t>
            </w:r>
          </w:p>
          <w:p w14:paraId="6616080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'conspicio' = catch sight of / notice / spot</w:t>
            </w:r>
          </w:p>
          <w:p w14:paraId="763F0EA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'peto' = seek / make for / attack / ask for — context here: 'made for him' / 'went after him' / 'sought him out'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2A84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0D194A9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EA18F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28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8ED2C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 xml:space="preserve">"ego," inquit regina, "iam tandem discedere cupio; </w:t>
            </w:r>
            <w:r>
              <w:rPr>
                <w:i/>
                <w:iCs/>
                <w:sz w:val="18"/>
                <w:szCs w:val="18"/>
              </w:rPr>
              <w:lastRenderedPageBreak/>
              <w:t>dei mihi persuadent!" deinde solus comes ei persuasit.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FA580" w14:textId="6A5E6DB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lastRenderedPageBreak/>
              <w:t xml:space="preserve">"I," said the queen, "now at last desire to depart; </w:t>
            </w:r>
            <w:r>
              <w:rPr>
                <w:sz w:val="18"/>
                <w:szCs w:val="18"/>
              </w:rPr>
              <w:lastRenderedPageBreak/>
              <w:t>the gods are persuading me!" Then only her companion persuaded her.</w:t>
            </w:r>
            <w:ins w:id="47" w:author="Monty Hunt" w:date="2026-04-18T18:48:00Z" w16du:dateUtc="2026-04-18T17:48:00Z">
              <w:r w:rsidR="007B311A">
                <w:rPr>
                  <w:sz w:val="18"/>
                  <w:szCs w:val="18"/>
                </w:rPr>
                <w:t xml:space="preserve"> CUPIO IS ONLY WANT</w:t>
              </w:r>
            </w:ins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CE44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lastRenderedPageBreak/>
              <w:t>'inquit' = said / says — placed after first word(s) of direct speech</w:t>
            </w:r>
          </w:p>
          <w:p w14:paraId="477E949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lastRenderedPageBreak/>
              <w:t>'ego' emphatic — 'I (myself)'</w:t>
            </w:r>
          </w:p>
          <w:p w14:paraId="5E1851E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'iam tandem' = now at last — accept 'now, finally'</w:t>
            </w:r>
          </w:p>
          <w:p w14:paraId="660B095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'cupio + inf' = want / desire to</w:t>
            </w:r>
          </w:p>
          <w:p w14:paraId="5071790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'persuadeo + dat' — 'mihi' = me; 'ei' = her; 'persuade me' / 'persuade her' (NO 'to')</w:t>
            </w:r>
          </w:p>
          <w:p w14:paraId="2C3D3DD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'solus' = only / alone — 'only her companion'</w:t>
            </w:r>
          </w:p>
          <w:p w14:paraId="447A265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'deinde' = then / next</w:t>
            </w:r>
          </w:p>
          <w:p w14:paraId="1D1DAB2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'leave' / 'go away' for 'discedere'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BBEF4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lastRenderedPageBreak/>
              <w:t xml:space="preserve"> </w:t>
            </w:r>
          </w:p>
        </w:tc>
      </w:tr>
      <w:tr w:rsidR="0020567A" w14:paraId="690AF78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E71CC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05FC6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rex nihil acceperat, et deinde ad urbem festinavit.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6FF66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king had received nothing, and then hurried to the city.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0EF6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'accipio' = receive / accept / welcome</w:t>
            </w:r>
          </w:p>
          <w:p w14:paraId="40FD2C4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'deinde' = then / next / afterwards</w:t>
            </w:r>
          </w:p>
          <w:p w14:paraId="4B9905F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'towards' for 'ad'</w:t>
            </w:r>
          </w:p>
          <w:p w14:paraId="4886FB4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'rushed' for 'festinavit'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36447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2B23EF2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78428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5EB9D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tum miles conatus est effugere, sed dux eum coegit.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CD442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Then the soldier tried to escape, but the leader forced him.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7A2E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'conatus est' = tried (deponent perfect — active meaning)</w:t>
            </w:r>
          </w:p>
          <w:p w14:paraId="4D30160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'tum' = then / at that time — flexible</w:t>
            </w:r>
          </w:p>
          <w:p w14:paraId="48C9322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'cogo' = force / compel / gather — here 'forced' (with 'eum' = him)</w:t>
            </w:r>
          </w:p>
          <w:p w14:paraId="6994E8F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'flee' / 'get away' for 'effugere'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92DE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1C99C5DE" w14:textId="77777777" w:rsidR="0020567A" w:rsidRDefault="0020567A">
      <w:pPr>
        <w:spacing w:before="60" w:after="60"/>
      </w:pPr>
    </w:p>
    <w:p w14:paraId="5248994F" w14:textId="77777777" w:rsidR="0020567A" w:rsidRDefault="00000000">
      <w:pPr>
        <w:pStyle w:val="Heading2"/>
      </w:pPr>
      <w:r>
        <w:t>Set 14 — PPP / Passive review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300"/>
        <w:gridCol w:w="2300"/>
        <w:gridCol w:w="3360"/>
        <w:gridCol w:w="1600"/>
      </w:tblGrid>
      <w:tr w:rsidR="0020567A" w14:paraId="3B748D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E465D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E2F61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Latin sentence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C9505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Ideal translation (GCSE vocab)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DD987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Accepted alternatives (marking points)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EDB6C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Teacher notes</w:t>
            </w:r>
          </w:p>
        </w:tc>
      </w:tr>
      <w:tr w:rsidR="0020567A" w14:paraId="38F71F1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E346D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DE5E1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iter factum erat, et milites tandem discesserant.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8CFF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journey had been made, and the soldiers had finally departed.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00DD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'factum erat' pluperfect passive of 'facio' — 'had been made'</w:t>
            </w:r>
          </w:p>
          <w:p w14:paraId="327F4D9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'tandem' — accept 'at last' / 'finally' / 'eventually'</w:t>
            </w:r>
          </w:p>
          <w:p w14:paraId="58D06FF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'had left' / 'had gone away'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38BCD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3803957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0E3EF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55092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miles coactus statim discessit.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0B78C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soldier, (having been) forced, immediately departed.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E4CC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'coactus' PPP of 'cogo' — 'forced' / 'gathered' / 'compelled'</w:t>
            </w:r>
          </w:p>
          <w:p w14:paraId="16F43CB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'the soldier who had been forced departed immediately'</w:t>
            </w:r>
          </w:p>
          <w:p w14:paraId="32CB25A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'statim' flexible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16A30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34CBE85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9005D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33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FFAB4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caput solum positum erat in silva.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19C3D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head alone had been placed in the wood.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3A9A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'caput' = head (only)</w:t>
            </w:r>
          </w:p>
          <w:p w14:paraId="11BF345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'solum' = alone / only — accept 'only the head had been placed' OR 'the head alone had been placed'</w:t>
            </w:r>
          </w:p>
          <w:p w14:paraId="6F46F56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'positum erat' pluperfect passive — 'had been placed' / 'had been put'</w:t>
            </w:r>
          </w:p>
          <w:p w14:paraId="1041FC9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'forest' for 'silva'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3E3ED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5B52AD0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D4B5E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34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10EFE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ducem occisum pater conspexit.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908C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father caught sight of the killed leader.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39B3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'occisum' PPP of 'occido' — 'killed' / 'slain'</w:t>
            </w:r>
          </w:p>
          <w:p w14:paraId="590607F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'the father caught sight of the leader who had been killed'</w:t>
            </w:r>
          </w:p>
          <w:p w14:paraId="576C3BB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lastRenderedPageBreak/>
              <w:t>'conspicio' = catch sight of / notice / spot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AA82D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lastRenderedPageBreak/>
              <w:t xml:space="preserve"> </w:t>
            </w:r>
          </w:p>
        </w:tc>
      </w:tr>
      <w:tr w:rsidR="0020567A" w14:paraId="32807CF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3AD26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35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63D9C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iter facile constitutum erat, sed milites non discesserunt.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642F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easy journey had been decided, but the soldiers did not depart.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4E26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'facile' here agrees with 'iter' (n. nom/acc sg) — adjective: 'easy'; NOT adverb</w:t>
            </w:r>
          </w:p>
          <w:p w14:paraId="10ADE12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'constitutum erat' pluperfect passive — 'had been decided' / 'had been settled'</w:t>
            </w:r>
          </w:p>
          <w:p w14:paraId="79A48D3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'had been arranged' for 'constitutum erat'</w:t>
            </w:r>
          </w:p>
          <w:p w14:paraId="38CB036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'leave' for 'discesserunt'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D45ED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0DA09F8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646AE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36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230DD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regina relicta in insula clamabat; nihil enim acceperat.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97C35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queen, (having been) left behind, was shouting on the island; for she had received nothing.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EC2A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'relicta' PPP of 'relinquo' — 'left behind' / 'abandoned' / 'left'</w:t>
            </w:r>
          </w:p>
          <w:p w14:paraId="298DC8B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'the queen who had been left behind was shouting...'</w:t>
            </w:r>
          </w:p>
          <w:p w14:paraId="3F593A9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'enim' postpositive — accept 'because' / 'for'</w:t>
            </w:r>
          </w:p>
          <w:p w14:paraId="5D28A7B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'in + abl' = in / on</w:t>
            </w:r>
          </w:p>
          <w:p w14:paraId="7BB6E58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'cried out' / 'called out'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15CC4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1B06A1A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3B23C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37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9A59B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comes conspectus statim effugit.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2DDD0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companion, (having been) spotted, immediately escaped.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4386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'conspectus' PPP of 'conspicio' — 'caught sight of' / 'spotted' / 'noticed'</w:t>
            </w:r>
          </w:p>
          <w:p w14:paraId="7F337D1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'the companion who had been caught sight of escaped immediately'</w:t>
            </w:r>
          </w:p>
          <w:p w14:paraId="75538AE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'statim' flexible</w:t>
            </w:r>
          </w:p>
          <w:p w14:paraId="2104201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'fled' / 'got away'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F4B40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1177D02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36CFC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38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8F509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filius quaesitus a patre tandem cognitus erat.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D2CEA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son, searched for by the father, had finally been recognised.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0F44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'quaesitus' PPP of 'quaero' — 'searched for' / 'sought'</w:t>
            </w:r>
          </w:p>
          <w:p w14:paraId="3D676D5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'a patre' = by the father (agent)</w:t>
            </w:r>
          </w:p>
          <w:p w14:paraId="43DB0CA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'cognitus erat' pluperfect passive — 'had been recognised' / 'had been known' / 'had been found out'</w:t>
            </w:r>
          </w:p>
          <w:p w14:paraId="45825A2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'tandem' — accept 'at last' / 'finally'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8ABE9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079E991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93F16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39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5FD72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illud verbum dirum a deo dictum erat, et dux statim cognovit.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8B8B5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That dreadful word had been spoken by a god, and the leader immediately found out.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2DDB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'illud' = that</w:t>
            </w:r>
          </w:p>
          <w:p w14:paraId="37A130F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'dirum' = dreadful — accept 'terrible' / 'dire' / 'awful'</w:t>
            </w:r>
          </w:p>
          <w:p w14:paraId="3DDF578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'a deo' = by a god (agent)</w:t>
            </w:r>
          </w:p>
          <w:p w14:paraId="3C2CD46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'dictum erat' pluperfect passive of 'dico' — 'had been said' / 'had been spoken'</w:t>
            </w:r>
          </w:p>
          <w:p w14:paraId="1EDDDD9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'cognovit' perfect — 'learned' / 'recognised' / 'found out'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9F591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4901DD2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4B46A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40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A4044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iuvenis petitus effugere constituit, et cum comitibus discessit.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050E9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young man, (having been) sought, decided to escape, and departed with his companions.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CDD2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'petitus' PPP of 'peto' — 'sought' / 'attacked' / 'made for'</w:t>
            </w:r>
          </w:p>
          <w:p w14:paraId="17DDDBC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'the young man who had been sought'</w:t>
            </w:r>
          </w:p>
          <w:p w14:paraId="3545C96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'constituo + inf' = decide to</w:t>
            </w:r>
          </w:p>
          <w:p w14:paraId="514D036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'cum + abl' = with</w:t>
            </w:r>
          </w:p>
          <w:p w14:paraId="128992F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'leave' / 'go away' for 'discessit'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6E451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678EFACF" w14:textId="77777777" w:rsidR="0020567A" w:rsidRDefault="0020567A">
      <w:pPr>
        <w:spacing w:before="60" w:after="60"/>
      </w:pPr>
    </w:p>
    <w:p w14:paraId="7338D3E1" w14:textId="77777777" w:rsidR="0020567A" w:rsidRDefault="00000000">
      <w:pPr>
        <w:pStyle w:val="Heading2"/>
      </w:pPr>
      <w:r>
        <w:lastRenderedPageBreak/>
        <w:t>Set 16 — Exam-level mixed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300"/>
        <w:gridCol w:w="2300"/>
        <w:gridCol w:w="3360"/>
        <w:gridCol w:w="1600"/>
      </w:tblGrid>
      <w:tr w:rsidR="0020567A" w14:paraId="05B851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5422B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846F6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Latin sentence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70EF4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Ideal translation (GCSE vocab)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57A57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Accepted alternatives (marking points)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30AF7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Teacher notes</w:t>
            </w:r>
          </w:p>
        </w:tc>
      </w:tr>
      <w:tr w:rsidR="0020567A" w14:paraId="37CF63B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82561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41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EB3DC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ille dux, postquam milites coegerat, cum suis comitibus ad urbem iter facile fecit.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6CC8D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That leader, after he had gathered the soldiers, easily made a journey to the city with his companions.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1F79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'ille' — accept 'the' / 'that famous'</w:t>
            </w:r>
          </w:p>
          <w:p w14:paraId="380448C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'postquam + pluperf' = after</w:t>
            </w:r>
          </w:p>
          <w:p w14:paraId="1769BE8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'cogo' = gather / force</w:t>
            </w:r>
          </w:p>
          <w:p w14:paraId="4EBE597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'suis' = his own — accept 'with his own companions' / 'with his companions'</w:t>
            </w:r>
          </w:p>
          <w:p w14:paraId="777C0F8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'facile' adverb = easily</w:t>
            </w:r>
          </w:p>
          <w:p w14:paraId="6D6DEA8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'iter facere' idiom</w:t>
            </w:r>
          </w:p>
          <w:p w14:paraId="2CCAB6A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'towards' for 'ad'</w:t>
            </w:r>
          </w:p>
          <w:p w14:paraId="77CED3E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'travelled easily'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42294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5FE0F11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0C55C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42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03383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solus miles alia verba dixerat, sed dux nihil acceperat.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5014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Only the soldier had said other words, but the leader had received nothing.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FE99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'solus' = only / alone — accept 'only the soldier' / 'the lone soldier'</w:t>
            </w:r>
          </w:p>
          <w:p w14:paraId="719076E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'alia' n.pl. = other / different</w:t>
            </w:r>
          </w:p>
          <w:p w14:paraId="4E2D84B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'had spoken' for 'dixerat'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8EE0B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2BE9872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ECC90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43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A80CA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regina filium ductum a milite iam conspexit, et statim eum liberare cupiebat.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B7C01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queen now caught sight of her son, (having been) led by a soldier, and immediately wanted to free him.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11C2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'ductum' PPP of 'duco' — 'led'</w:t>
            </w:r>
          </w:p>
          <w:p w14:paraId="71723D0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'a milite' = by a soldier (agent)</w:t>
            </w:r>
          </w:p>
          <w:p w14:paraId="469BA07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'iam' = now / already</w:t>
            </w:r>
          </w:p>
          <w:p w14:paraId="5B68B3C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'cupio + inf' = want / desire to</w:t>
            </w:r>
          </w:p>
          <w:p w14:paraId="5AC4AC8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'eum' = him</w:t>
            </w:r>
          </w:p>
          <w:p w14:paraId="461AD64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'set free' for 'liberare'</w:t>
            </w:r>
          </w:p>
          <w:p w14:paraId="0E9C81C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'statim' flexible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C3492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0E3D4F1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1B868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44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C4932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simulac comes eius ingentem navem conspexit, "ad insulam," inquit, "iter facimus!"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0CDB8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As soon as his companion caught sight of the huge ship, "We are making a journey to the island," he said.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0DB6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'simulac' = as soon as</w:t>
            </w:r>
          </w:p>
          <w:p w14:paraId="0C9E6DF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'eius' = his / her</w:t>
            </w:r>
          </w:p>
          <w:p w14:paraId="34ED6B4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'conspicio' = catch sight of / spot</w:t>
            </w:r>
          </w:p>
          <w:p w14:paraId="1338843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'inquit' splits direct speech — accept 'he said' before or after the quoted words</w:t>
            </w:r>
          </w:p>
          <w:p w14:paraId="7A35FA0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'iter facimus' = we make / we are making a journey</w:t>
            </w:r>
          </w:p>
          <w:p w14:paraId="03C54DD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'ad' = to / towards</w:t>
            </w:r>
          </w:p>
          <w:p w14:paraId="4347D14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'enormous' / 'vast' for 'ingentem'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35B2B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4B2E9B0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F4632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45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4D225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pater cum filio discedere cupiebat, sed filius in silva nunc clamabat: "pater me relinquit!"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E9116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father wanted to depart with his son, but the son was now shouting in the wood: "The father is leaving me behind!"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0C2F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'cum + abl' = with</w:t>
            </w:r>
          </w:p>
          <w:p w14:paraId="1013A27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'cupio + inf'</w:t>
            </w:r>
          </w:p>
          <w:p w14:paraId="5C4CA64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'nunc' = now — flexible position</w:t>
            </w:r>
          </w:p>
          <w:p w14:paraId="039456C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'relinquo' = leave (behind) / abandon</w:t>
            </w:r>
          </w:p>
          <w:p w14:paraId="6CD1C75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'forest' for 'silva'</w:t>
            </w:r>
          </w:p>
          <w:p w14:paraId="46DA280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'is abandoning me' / 'leaves me behind'</w:t>
            </w:r>
          </w:p>
          <w:p w14:paraId="3A3E8E7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'leave' / 'go away' for 'discedere'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BBFED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36F9300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E0A4C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46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DECA4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deinde omnes milites reginam petiverunt, et eam in navem posuerunt.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BF9B1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Then all the soldiers made for the queen, and placed her into the ship.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6B1E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'deinde' = then / next</w:t>
            </w:r>
          </w:p>
          <w:p w14:paraId="4654948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'peto' — here 'made for' / 'went after' / 'attacked'; context is ambiguous; 'made for' / 'went after' fits narrative</w:t>
            </w:r>
          </w:p>
          <w:p w14:paraId="35D3118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'eam' = her</w:t>
            </w:r>
          </w:p>
          <w:p w14:paraId="7D54460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'in + acc' = into / onto</w:t>
            </w:r>
          </w:p>
          <w:p w14:paraId="250E65A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'put' for 'posuerunt'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EE162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2C4E09D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4B565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47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F9B49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dea tam diram mortem cupiverat; tandem suum filium reliquit et discessit.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5372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goddess had desired so dreadful a death; finally she left her own son behind and departed.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2BCB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'tam' + adj = so (adj)</w:t>
            </w:r>
          </w:p>
          <w:p w14:paraId="543DE27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'diram' = dreadful / terrible / dire</w:t>
            </w:r>
          </w:p>
          <w:p w14:paraId="6525B4F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'cupio' = want / desire</w:t>
            </w:r>
          </w:p>
          <w:p w14:paraId="729D2BD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'tandem' = at last / finally / eventually</w:t>
            </w:r>
          </w:p>
          <w:p w14:paraId="12A8DB5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'suum' = her own</w:t>
            </w:r>
          </w:p>
          <w:p w14:paraId="72F242A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'relinquo' = leave behind / abandon</w:t>
            </w:r>
          </w:p>
          <w:p w14:paraId="52F51D5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'such a dreadful death' for 'tam diram mortem'</w:t>
            </w:r>
          </w:p>
          <w:p w14:paraId="2074B1A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'left' / 'went away' for 'discessit'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F71D0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03C5AC8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D19D5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48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4E335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dux iam milites cogit; deinde "nunc," inquit, "discedere constituo."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D587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leader is now gathering the soldiers; then "now," he said, "I decide to depart."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8DDB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historic present — accept 'gathers' / 'is gathering'</w:t>
            </w:r>
          </w:p>
          <w:p w14:paraId="229ED70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'iam' = now / already</w:t>
            </w:r>
          </w:p>
          <w:p w14:paraId="42ABF2B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'cogo' = gather / force / assemble</w:t>
            </w:r>
          </w:p>
          <w:p w14:paraId="598A779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'deinde' = then / next</w:t>
            </w:r>
          </w:p>
          <w:p w14:paraId="301BEA4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'inquit' = he says / he said</w:t>
            </w:r>
          </w:p>
          <w:p w14:paraId="39F66AC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'constituo + inf'</w:t>
            </w:r>
          </w:p>
          <w:p w14:paraId="3D6AF96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'leave' for 'discedere'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DFB12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7854A68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92384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49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462AF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filius eius patrem quaesiverat, sed tandem per silvam solus discessit.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AA459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His son had searched for his father, but finally he departed alone through the wood.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FBCD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'eius' = his</w:t>
            </w:r>
          </w:p>
          <w:p w14:paraId="0EDBEA5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'quaero' = search for / look for / ask</w:t>
            </w:r>
          </w:p>
          <w:p w14:paraId="25B9862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'tandem' = at last / finally</w:t>
            </w:r>
          </w:p>
          <w:p w14:paraId="595BBC9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'solus' = alone / only — 'departed alone' / 'alone departed'</w:t>
            </w:r>
          </w:p>
          <w:p w14:paraId="2F5EB87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'forest' for 'silvam'</w:t>
            </w:r>
          </w:p>
          <w:p w14:paraId="5FD744E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'left' / 'went away' for 'discessit'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B6167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6FBEC15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64BE8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50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AF7A5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omnes comites tum dixerant: "dux iter facile constituit!" sed dirum erat iter.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B5228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All the companions had then said: "The leader has decided an easy journey!" But the journey was dreadful.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B7A8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'omnes' = all / everyone</w:t>
            </w:r>
          </w:p>
          <w:p w14:paraId="4087ACF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'tum' = then / at that time</w:t>
            </w:r>
          </w:p>
          <w:p w14:paraId="30041EA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'iter facile' — 'facile' here adj. with 'iter' (n.) = 'an easy journey'</w:t>
            </w:r>
          </w:p>
          <w:p w14:paraId="2917F39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'constituit' perfect within quoted speech — accept 'has decided' / 'has settled on'</w:t>
            </w:r>
          </w:p>
          <w:p w14:paraId="16E886F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'dirum' = dreadful / terrible / dire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E00BA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040C7530" w14:textId="77777777" w:rsidR="0020567A" w:rsidRDefault="0020567A">
      <w:pPr>
        <w:spacing w:before="60" w:after="60"/>
      </w:pPr>
    </w:p>
    <w:p w14:paraId="6CF85DAB" w14:textId="77777777" w:rsidR="0020567A" w:rsidRDefault="00000000">
      <w:r>
        <w:br w:type="page"/>
      </w:r>
    </w:p>
    <w:p w14:paraId="0F2E61E9" w14:textId="77777777" w:rsidR="0020567A" w:rsidRDefault="00000000">
      <w:pPr>
        <w:pStyle w:val="Heading1"/>
      </w:pPr>
      <w:r>
        <w:lastRenderedPageBreak/>
        <w:t>Node 4 — 4th Conjugation</w:t>
      </w:r>
    </w:p>
    <w:p w14:paraId="016ED3A2" w14:textId="77777777" w:rsidR="0020567A" w:rsidRDefault="00000000">
      <w:pPr>
        <w:spacing w:before="40" w:after="40"/>
      </w:pPr>
      <w:r>
        <w:rPr>
          <w:i/>
          <w:iCs/>
          <w:color w:val="555555"/>
          <w:sz w:val="20"/>
          <w:szCs w:val="20"/>
        </w:rPr>
        <w:t>Focus: 4th conj verbs; hic/ille/is; quamquam+ind; quod=because; acc of duration</w:t>
      </w:r>
    </w:p>
    <w:p w14:paraId="13B992DF" w14:textId="77777777" w:rsidR="0020567A" w:rsidRDefault="0020567A">
      <w:pPr>
        <w:spacing w:before="60" w:after="60"/>
      </w:pPr>
    </w:p>
    <w:p w14:paraId="51441E26" w14:textId="77777777" w:rsidR="0020567A" w:rsidRDefault="00000000">
      <w:pPr>
        <w:pStyle w:val="Heading2"/>
      </w:pPr>
      <w:r>
        <w:t>Set 4 — Present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300"/>
        <w:gridCol w:w="2300"/>
        <w:gridCol w:w="3360"/>
        <w:gridCol w:w="1600"/>
      </w:tblGrid>
      <w:tr w:rsidR="0020567A" w14:paraId="2E22A9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5726E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3C738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Latin sentence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E8057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Ideal translation (GCSE vocab)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E7101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Accepted alternatives (marking points)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226AE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Teacher notes</w:t>
            </w:r>
          </w:p>
        </w:tc>
      </w:tr>
      <w:tr w:rsidR="0020567A" w14:paraId="194253A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0F188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EA28F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uxor in urbe dormit.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F0B9D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wife is sleeping in the city.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D5156" w14:textId="1DADBBA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'sleeps' / 'is sleeping'</w:t>
            </w:r>
            <w:ins w:id="48" w:author="Monty Hunt" w:date="2026-04-18T18:50:00Z" w16du:dateUtc="2026-04-18T17:50:00Z">
              <w:r w:rsidR="007B311A">
                <w:rPr>
                  <w:sz w:val="17"/>
                  <w:szCs w:val="17"/>
                </w:rPr>
                <w:t xml:space="preserve"> WHAT ABOUT IS ASLEEP?</w:t>
              </w:r>
            </w:ins>
          </w:p>
          <w:p w14:paraId="23163F2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'in + abl' (urbe) = in / inside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0F4F6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60D7CA8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F7EFD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78388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maritus cibum cupit.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DC729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husband wants food.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E1FB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'cupio' = want / desire — accept either</w:t>
            </w:r>
          </w:p>
          <w:p w14:paraId="5D72EB8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'food' / 'the food'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230D3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06A81C7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12F2D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BA989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unus equus prope portam dormit.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3E4F4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One horse is sleeping near the gate.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34BF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'unus' = one / a single — accept 'one (lone) horse' / 'a single horse'</w:t>
            </w:r>
          </w:p>
          <w:p w14:paraId="77D62F1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'prope' + acc = near / close to</w:t>
            </w:r>
          </w:p>
          <w:p w14:paraId="6ED8DEC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'sleeps'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6F094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30741F6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975CB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8E827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regina donum accipit, et vultus eius laetus est.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F004D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queen receives a gift, and her face is happy.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B658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'accipio' = receive / accept / welcome</w:t>
            </w:r>
          </w:p>
          <w:p w14:paraId="43F3114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'vultus' = face / expression — accept either</w:t>
            </w:r>
          </w:p>
          <w:p w14:paraId="5EE9FEA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'eius' = her</w:t>
            </w:r>
          </w:p>
          <w:p w14:paraId="51DBE35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'glad' / 'joyful' for 'laetus'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CD4F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356A477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60B2F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7F693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tristis puella portam aperit, et patrem videt.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B197A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sad girl opens the gate, and sees her father.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D406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'unhappy' for 'tristis'</w:t>
            </w:r>
          </w:p>
          <w:p w14:paraId="2DBB81A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'aperio' = open</w:t>
            </w:r>
          </w:p>
          <w:p w14:paraId="0D6A019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'a/the father'</w:t>
            </w:r>
          </w:p>
          <w:p w14:paraId="36CCE05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'can see'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7508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7EA80BD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40E53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6502E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hic iuvenis audit verba regis, et statim effugit.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EE03B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This young man hears the words of the king, and immediately escapes.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D2A6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'hic' = this</w:t>
            </w:r>
          </w:p>
          <w:p w14:paraId="3E1F70C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'regis' gen sg = of the king / the king's</w:t>
            </w:r>
          </w:p>
          <w:p w14:paraId="57365C3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'audio' = hear / listen to</w:t>
            </w:r>
          </w:p>
          <w:p w14:paraId="5B7C35E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'effugio' = escape / flee</w:t>
            </w:r>
          </w:p>
          <w:p w14:paraId="472C677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'statim' flexible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9E878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460454E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A7B64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C67CB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ceteri milites cibum petunt, sed pauci mariti cibum habent.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6C6F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rest of the soldiers seek food, but few husbands have food.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CB57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'ceteri' = the rest / the other / the remaining — accept 'the other soldiers' / 'the remaining soldiers'</w:t>
            </w:r>
          </w:p>
          <w:p w14:paraId="527B9DF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'pauci' = few / a few</w:t>
            </w:r>
          </w:p>
          <w:p w14:paraId="6B678B2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'peto' = seek / look for / ask for — here 'seek' / 'look for'</w:t>
            </w:r>
          </w:p>
          <w:p w14:paraId="7E525E7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'but few of the husbands have food'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FBD0C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3AF0FCC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99F5F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3D29B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multi equi ad portam adveniunt; regina eos iam videt.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36F02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Many horses arrive at the gate; the queen now sees them.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66C6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'advenio' = arrive / come to — accept 'come to' / 'reach'</w:t>
            </w:r>
          </w:p>
          <w:p w14:paraId="1F88981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'ad' = to / towards / at</w:t>
            </w:r>
          </w:p>
          <w:p w14:paraId="56403FF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'eos' = them (m.acc.pl)</w:t>
            </w:r>
          </w:p>
          <w:p w14:paraId="79E2BFB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'iam' = now / already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2D423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11D3C36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E7C17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B6CBA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haec uxor iam dormit, sed hic maritus donum quaerit.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6E467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This wife is now sleeping, but this husband is searching for a gift.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50C2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'haec' / 'hic' = this</w:t>
            </w:r>
          </w:p>
          <w:p w14:paraId="0CB0DC2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'iam' = now / already</w:t>
            </w:r>
          </w:p>
          <w:p w14:paraId="77F9F0C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lastRenderedPageBreak/>
              <w:t>'quaero' = search for / look for / ask — here 'search for' / 'look for'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6AF66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lastRenderedPageBreak/>
              <w:t xml:space="preserve"> </w:t>
            </w:r>
          </w:p>
        </w:tc>
      </w:tr>
      <w:tr w:rsidR="0020567A" w14:paraId="06A0E31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B4C97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5E2FE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quamquam uxor tristis est, maritus eam amat.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21593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Although the wife is sad, the husband loves her.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92601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'quamquam + indicative' = although</w:t>
            </w:r>
          </w:p>
          <w:p w14:paraId="067C912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'eam' = her</w:t>
            </w:r>
          </w:p>
          <w:p w14:paraId="73D9F76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'unhappy' for 'tristis'</w:t>
            </w:r>
          </w:p>
          <w:p w14:paraId="0BF55A5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'likes' for 'amat'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7F50D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6533D9DE" w14:textId="77777777" w:rsidR="0020567A" w:rsidRDefault="0020567A">
      <w:pPr>
        <w:spacing w:before="60" w:after="60"/>
      </w:pPr>
    </w:p>
    <w:p w14:paraId="1139F98F" w14:textId="77777777" w:rsidR="0020567A" w:rsidRDefault="00000000">
      <w:pPr>
        <w:pStyle w:val="Heading2"/>
      </w:pPr>
      <w:r>
        <w:t>Set 8 — Imperfect &amp; Future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300"/>
        <w:gridCol w:w="2300"/>
        <w:gridCol w:w="3360"/>
        <w:gridCol w:w="1600"/>
      </w:tblGrid>
      <w:tr w:rsidR="0020567A" w14:paraId="046BCC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7A99A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2842A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Latin sentence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5059E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Ideal translation (GCSE vocab)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54762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Accepted alternatives (marking points)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02AEE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Teacher notes</w:t>
            </w:r>
          </w:p>
        </w:tc>
      </w:tr>
      <w:tr w:rsidR="0020567A" w14:paraId="4427BEF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C2AA2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C65B0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uxor in urbe dormiebat.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5ECCD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wife was sleeping in the city.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A427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'used to sleep' / 'kept sleeping' / 'slept'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4F92B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21326AA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5C320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B81B5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hic maritus cibum iterum cupiet.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BE9DA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This husband will want food again.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715A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'hic' = this</w:t>
            </w:r>
          </w:p>
          <w:p w14:paraId="45B6901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'iterum' = again — flexible position</w:t>
            </w:r>
          </w:p>
          <w:p w14:paraId="07C3B0A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'will desire' for 'cupiet'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DDE9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46B5A55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364DD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128FC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unus equus prope portam audiebat, et statim advenit.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E15F3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One horse was listening near the gate, and immediately arrived.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CF34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'unus' = one / a single</w:t>
            </w:r>
          </w:p>
          <w:p w14:paraId="1CADC92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'audio' here used intransitively — 'was listening' / 'was hearing things'</w:t>
            </w:r>
          </w:p>
          <w:p w14:paraId="5209C4C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'advenit' form ambiguous (present/perfect) — in narrative past context, perfect 'arrived' fits best</w:t>
            </w:r>
          </w:p>
          <w:p w14:paraId="5BCE5B8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'prope' + acc = near</w:t>
            </w:r>
          </w:p>
          <w:p w14:paraId="16996EE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'statim' flexible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17F19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0323CBD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5E555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BD415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regina donum accipiet, et vultus eius laetus erit.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3FA2D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queen will receive a gift, and her face will be happy.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1744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'accipio' = receive / accept</w:t>
            </w:r>
          </w:p>
          <w:p w14:paraId="4FC793A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'vultus' = face / expression</w:t>
            </w:r>
          </w:p>
          <w:p w14:paraId="367833C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'eius' = her</w:t>
            </w:r>
          </w:p>
          <w:p w14:paraId="3C6819E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'glad' / 'joyful' for 'laetus'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6E2B4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07AB217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EBBCA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6EF76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tristis puella portam aperiebat, et tum patrem videbat.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D6078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sad girl was opening the gate, and then was seeing her father.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A884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'unhappy' for 'tristis'</w:t>
            </w:r>
          </w:p>
          <w:p w14:paraId="3A99E2F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'tum' = then / at that time — flexible</w:t>
            </w:r>
          </w:p>
          <w:p w14:paraId="3CA587F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'used to open' / 'was opening'</w:t>
            </w:r>
          </w:p>
          <w:p w14:paraId="355D9FF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'saw her father' / 'could see her father' / 'kept seeing her father'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E9807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770C1CA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F41F8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2B755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haec puella verba regis audit, et mox effugiet.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03BD4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This girl hears the words of the king, and will soon escape.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408E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'haec' = this</w:t>
            </w:r>
          </w:p>
          <w:p w14:paraId="4216A4C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'regis' gen sg</w:t>
            </w:r>
          </w:p>
          <w:p w14:paraId="79BBD00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'mox' = soon — flexible</w:t>
            </w:r>
          </w:p>
          <w:p w14:paraId="3528EB7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'flee' for 'effugiet'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DF3549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5B9E00B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49C5F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FB0AA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ceteri milites cibum petent, sed pauci mariti cibum iam habebunt.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966E4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rest of the soldiers will seek food, but few husbands will already have food.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CF97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'ceteri' = the rest / the other / the remaining</w:t>
            </w:r>
          </w:p>
          <w:p w14:paraId="653C273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'pauci' = few</w:t>
            </w:r>
          </w:p>
          <w:p w14:paraId="4FBA78D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'iam' = already / now</w:t>
            </w:r>
          </w:p>
          <w:p w14:paraId="3FBBECD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'peto' = seek / look for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8AD53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687CDCA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F970C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28445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multos annos rex in urbe habitabat.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92DE7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For many years the king was living in the city.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29A6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'multos annos' accusative of duration — 'for many years'</w:t>
            </w:r>
          </w:p>
          <w:p w14:paraId="588B71E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lastRenderedPageBreak/>
              <w:t>accept 'used to live' / 'lived' / 'was living' / 'kept living'</w:t>
            </w:r>
          </w:p>
          <w:p w14:paraId="789DCC7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'many years the king lived' as word-order variant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9BC62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lastRenderedPageBreak/>
              <w:t xml:space="preserve"> </w:t>
            </w:r>
          </w:p>
        </w:tc>
      </w:tr>
      <w:tr w:rsidR="0020567A" w14:paraId="51B43DE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9154F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34519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quamquam uxor tristis erat, maritus mox adveniet et eam amabit.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EC245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Although the wife was sad, the husband will soon arrive and will love her.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FCA6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'quamquam + ind' = although</w:t>
            </w:r>
          </w:p>
          <w:p w14:paraId="2FD3A1A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'mox' = soon</w:t>
            </w:r>
          </w:p>
          <w:p w14:paraId="64ECBF1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'eam' = her</w:t>
            </w:r>
          </w:p>
          <w:p w14:paraId="696C674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'unhappy' for 'tristis'</w:t>
            </w:r>
          </w:p>
          <w:p w14:paraId="7EC3851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'come to her' / 'reach' for 'adveniet'</w:t>
            </w:r>
          </w:p>
          <w:p w14:paraId="2DD5527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'like' for 'amabit'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A79EC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5A0E81B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6D75A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05FC7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cur hic filius dormiebat? quod pater eum in silvam iam ducebat.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72518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Why was this son sleeping? Because the father was already leading him into the wood.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6CE5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'cur' = why</w:t>
            </w:r>
          </w:p>
          <w:p w14:paraId="52573B3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'hic' = this</w:t>
            </w:r>
          </w:p>
          <w:p w14:paraId="7787BC2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'quod' here = because (conjunction)</w:t>
            </w:r>
          </w:p>
          <w:p w14:paraId="2D4A9BE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'eum' = him</w:t>
            </w:r>
          </w:p>
          <w:p w14:paraId="224AF41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'in + acc' = into</w:t>
            </w:r>
          </w:p>
          <w:p w14:paraId="3081BDD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'iam' = already / now</w:t>
            </w:r>
          </w:p>
          <w:p w14:paraId="7C5BB0A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'forest' for 'silvam'</w:t>
            </w:r>
          </w:p>
          <w:p w14:paraId="6494B33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'was taking' for 'ducebat'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BEF77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79925EDB" w14:textId="77777777" w:rsidR="0020567A" w:rsidRDefault="0020567A">
      <w:pPr>
        <w:spacing w:before="60" w:after="60"/>
      </w:pPr>
    </w:p>
    <w:p w14:paraId="7F4DE58D" w14:textId="77777777" w:rsidR="0020567A" w:rsidRDefault="00000000">
      <w:pPr>
        <w:pStyle w:val="Heading2"/>
      </w:pPr>
      <w:r>
        <w:t>Set 12 — Perfect &amp; Pluperfect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300"/>
        <w:gridCol w:w="2300"/>
        <w:gridCol w:w="3360"/>
        <w:gridCol w:w="1600"/>
      </w:tblGrid>
      <w:tr w:rsidR="0020567A" w14:paraId="41FEFB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C44F0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D889F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Latin sentence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F2901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Ideal translation (GCSE vocab)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5051F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Accepted alternatives (marking points)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2568C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Teacher notes</w:t>
            </w:r>
          </w:p>
        </w:tc>
      </w:tr>
      <w:tr w:rsidR="0020567A" w14:paraId="34D5F62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635E2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E0D8B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uxor tandem dormivit.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A83C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wife finally slept.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F6EC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'tandem' = at last / finally / eventually</w:t>
            </w:r>
          </w:p>
          <w:p w14:paraId="1C695BD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'has slept' / 'went to sleep' for 'dormivit' (inceptive)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57D56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0591795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01813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83A57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maritus cibum cupiverat, et reginam rogavit.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2E03D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husband had desired food, and asked the queen.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16CB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'wanted' for 'cupiverat'</w:t>
            </w:r>
          </w:p>
          <w:p w14:paraId="43335E5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'questioned' for 'rogavit'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66D72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5AD761A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8F106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334AA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hic rex eos iam audiverat, et cum paucis militibus discessit.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85484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This king had already heard them, and departed with a few soldiers.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F485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'hic' = this</w:t>
            </w:r>
          </w:p>
          <w:p w14:paraId="3AD6D2C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'eos' = them</w:t>
            </w:r>
          </w:p>
          <w:p w14:paraId="5E61C7D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'iam' = already</w:t>
            </w:r>
          </w:p>
          <w:p w14:paraId="683CFE0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'cum + abl' = with</w:t>
            </w:r>
          </w:p>
          <w:p w14:paraId="06EAAB8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'pauci' = few</w:t>
            </w:r>
          </w:p>
          <w:p w14:paraId="73C381C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'listened to' for 'audiverat'</w:t>
            </w:r>
          </w:p>
          <w:p w14:paraId="2E57B04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'left' / 'went away' for 'discessit'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251C1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3ED200B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95BE5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24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72414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unus equus ad portam advenit, et tristem reginam conspexit.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FDC79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One horse arrived at the gate, and caught sight of the sad queen.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9D33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'unus' = one / a single</w:t>
            </w:r>
          </w:p>
          <w:p w14:paraId="53F7D25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'ad' = to / at / towards</w:t>
            </w:r>
          </w:p>
          <w:p w14:paraId="654D681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'advenit' here perfect (contextual)</w:t>
            </w:r>
          </w:p>
          <w:p w14:paraId="659FFAD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'conspicio' = catch sight of / spot / notice</w:t>
            </w:r>
          </w:p>
          <w:p w14:paraId="456645C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'unhappy' for 'tristem'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F7D97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55E2CB2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16370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09110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multos annos uxor sua sola in silva habitaverat.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9D054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For many years his wife had lived alone in the wood.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A053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'multos annos' = for many years (acc of duration)</w:t>
            </w:r>
          </w:p>
          <w:p w14:paraId="1DB74C5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lastRenderedPageBreak/>
              <w:t>'sua' = his / her own — here (if subject is implied to be someone else's wife) accept 'his own wife' / 'his wife'</w:t>
            </w:r>
          </w:p>
          <w:p w14:paraId="1BF7E63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'sola' = alone / by herself / only</w:t>
            </w:r>
          </w:p>
          <w:p w14:paraId="1047B28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'forest' for 'silva'</w:t>
            </w:r>
          </w:p>
          <w:p w14:paraId="2999E4F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'had been living alone'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21A2C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lastRenderedPageBreak/>
              <w:t xml:space="preserve"> </w:t>
            </w:r>
          </w:p>
        </w:tc>
      </w:tr>
      <w:tr w:rsidR="0020567A" w14:paraId="6304124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931DF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B1E84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regina hoc donum tandem accepit, et laeta erat.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E7403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queen finally received this gift, and was happy.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56A9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'hoc' = this (n.acc)</w:t>
            </w:r>
          </w:p>
          <w:p w14:paraId="60B5D72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'tandem' = at last / finally</w:t>
            </w:r>
          </w:p>
          <w:p w14:paraId="3B0AC50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'accipio' = receive / accept / welcome</w:t>
            </w:r>
          </w:p>
          <w:p w14:paraId="2735BF0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'glad' / 'joyful' for 'laeta'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DC0A3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2429E5E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EA25C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77877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"cur," inquit maritus, "in urbe dormiebas?" uxor nihil dixit.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54D4A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"Why," said the husband, "were you sleeping in the city?" The wife said nothing.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2E47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'cur' = why</w:t>
            </w:r>
          </w:p>
          <w:p w14:paraId="42B3F8E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'inquit' splits direct speech</w:t>
            </w:r>
          </w:p>
          <w:p w14:paraId="0D61AFC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'dormiebas' 2sg imperfect — 'were you sleeping' / 'used you to sleep'</w:t>
            </w:r>
          </w:p>
          <w:p w14:paraId="77A1660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'nihil' = nothing — accept 'the wife said nothing' / 'the wife did not say anything'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3A9E8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20C010A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5805E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28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A91DB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pauci milites portam aperuerunt, et ceteri effugerunt.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A5433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A few soldiers opened the gate, and the rest escaped.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D19F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'pauci' = few / a few</w:t>
            </w:r>
          </w:p>
          <w:p w14:paraId="531A191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'ceteri' = the rest / the others</w:t>
            </w:r>
          </w:p>
          <w:p w14:paraId="2B411A3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'effugio' = escape / flee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8674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530732E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C81B6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8D3D3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maritus suam uxorem amaverat, sed quamquam eam videbat, nihil dixit.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2FBA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husband had loved his own wife, but although he was seeing her, he said nothing.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E0B4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'suam' = his own — accept 'his wife' / 'his own wife'</w:t>
            </w:r>
          </w:p>
          <w:p w14:paraId="14030D5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'quamquam + ind' = although</w:t>
            </w:r>
          </w:p>
          <w:p w14:paraId="5424849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'eam' = her</w:t>
            </w:r>
          </w:p>
          <w:p w14:paraId="17FEC27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'liked' for 'amaverat'</w:t>
            </w:r>
          </w:p>
          <w:p w14:paraId="2375FDA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'could see' for 'videbat'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0EE00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682D41C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92EB2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15959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ubi hic maritus advenit, omnes laetos vultus viderunt.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DA0B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When this husband arrived, everyone saw happy faces.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C8B1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'ubi' = when / where — here 'when' (temporal, with indicative)</w:t>
            </w:r>
          </w:p>
          <w:p w14:paraId="434FD02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'hic' = this</w:t>
            </w:r>
          </w:p>
          <w:p w14:paraId="67F2801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'omnes' = all / everyone</w:t>
            </w:r>
          </w:p>
          <w:p w14:paraId="5D28536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'laetos vultus' = happy faces / joyful expressions</w:t>
            </w:r>
          </w:p>
          <w:p w14:paraId="6F14BC4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'glad' / 'joyful' for 'laetos'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90263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2B41DA92" w14:textId="77777777" w:rsidR="0020567A" w:rsidRDefault="0020567A">
      <w:pPr>
        <w:spacing w:before="60" w:after="60"/>
      </w:pPr>
    </w:p>
    <w:p w14:paraId="186AD401" w14:textId="77777777" w:rsidR="0020567A" w:rsidRDefault="00000000">
      <w:pPr>
        <w:pStyle w:val="Heading2"/>
      </w:pPr>
      <w:r>
        <w:t>Set 14 — PPP / Passive review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300"/>
        <w:gridCol w:w="2300"/>
        <w:gridCol w:w="3360"/>
        <w:gridCol w:w="1600"/>
      </w:tblGrid>
      <w:tr w:rsidR="0020567A" w14:paraId="2CB6C6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3F058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852D6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Latin sentence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EA0AD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Ideal translation (GCSE vocab)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6EAE3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Accepted alternatives (marking points)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DB85E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Teacher notes</w:t>
            </w:r>
          </w:p>
        </w:tc>
      </w:tr>
      <w:tr w:rsidR="0020567A" w14:paraId="0C9339D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AC864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6910E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porta aperta erat.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768C8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gate had been opened.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B77F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pluperfect passive — 'had been opened'</w:t>
            </w:r>
          </w:p>
          <w:p w14:paraId="2115BE6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note: could also mean 'the gate was open' (predicate adjective) — context-dependent; in an isolated sentence, accept BOTH: 'had been opened' and 'was open'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70A4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639009F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DB47C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1BD4F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verbum auditum erat.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84561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word had been heard.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A979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pluperfect passive — 'had been heard'</w:t>
            </w:r>
          </w:p>
          <w:p w14:paraId="025677B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lastRenderedPageBreak/>
              <w:t>accept 'had been listened to'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B649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lastRenderedPageBreak/>
              <w:t xml:space="preserve"> </w:t>
            </w:r>
          </w:p>
        </w:tc>
      </w:tr>
      <w:tr w:rsidR="0020567A" w14:paraId="3795C44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C4B23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33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B4CD7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puella audita statim effugit.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FA6C1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girl, (having been) heard, immediately escaped.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CFB0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'audita' PPP — 'heard' / 'who had been heard'</w:t>
            </w:r>
          </w:p>
          <w:p w14:paraId="1B26146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'the girl who had been heard escaped immediately'</w:t>
            </w:r>
          </w:p>
          <w:p w14:paraId="1EE8B4D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'statim' flexible</w:t>
            </w:r>
          </w:p>
          <w:p w14:paraId="606F642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'fled'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19B76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0C09261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88DED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34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9694F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donum tandem apertum erat, et regina laeta erat.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9B59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gift had finally been opened, and the queen was happy.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957E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'apertum erat' pluperfect passive</w:t>
            </w:r>
          </w:p>
          <w:p w14:paraId="300DF9E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'tandem' = at last / finally</w:t>
            </w:r>
          </w:p>
          <w:p w14:paraId="2338191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'glad' / 'joyful' for 'laeta'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72D7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3FE38BE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65E93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35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705AB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omnes verba audita non cognoverunt.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149EA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Everyone did not recognise the words that had been heard.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D52D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better rendering: 'Nobody recognised the heard words' or 'Everyone failed to recognise the words (once) heard'</w:t>
            </w:r>
          </w:p>
          <w:p w14:paraId="71B03B8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'audita' PPP agreeing with 'verba' (n.pl.acc) — accept 'the words that had been heard'</w:t>
            </w:r>
          </w:p>
          <w:p w14:paraId="10E97F9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'cognosco' perfect = recognised / got to know / found out</w:t>
            </w:r>
          </w:p>
          <w:p w14:paraId="68CFB48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'knew' for 'cognoverunt'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D19CD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5144632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A6913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36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DADB5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ubi portae apertae erant, pauci milites effugerunt.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DCE3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When the gates had been opened, a few soldiers escaped.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E2A6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'ubi + pluperf' = when (once) — accept 'once the gates had been opened'</w:t>
            </w:r>
          </w:p>
          <w:p w14:paraId="2CAD209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pluperfect passive pl fem</w:t>
            </w:r>
          </w:p>
          <w:p w14:paraId="08C6ECD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'fled'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79964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0C9D661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C9021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37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22E55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cibus tandem acceptus erat, et maritus laetus erat.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865B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food had finally been received, and the husband was happy.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4155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'tandem' = finally / at last</w:t>
            </w:r>
          </w:p>
          <w:p w14:paraId="57E2C8D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'accipio' = receive / accept</w:t>
            </w:r>
          </w:p>
          <w:p w14:paraId="323F1EE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'glad' / 'joyful' for 'laetus'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1F629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7FE73DB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2B9CE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38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EDCD2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haec uxor quaesita erat; tandem pater eam in silva vidit.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A149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This wife had been searched for; finally the father saw her in the wood.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5D14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'haec' = this</w:t>
            </w:r>
          </w:p>
          <w:p w14:paraId="38DB8A5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'quaesita erat' pluperfect passive of 'quaero' — 'had been searched for' / 'had been sought'</w:t>
            </w:r>
          </w:p>
          <w:p w14:paraId="5957A9E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'tandem' = at last / finally</w:t>
            </w:r>
          </w:p>
          <w:p w14:paraId="131E3C3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'eam' = her</w:t>
            </w:r>
          </w:p>
          <w:p w14:paraId="09F8EB6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'forest' for 'silva'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B13E7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5D9D38A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7632E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39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4C37D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illa porta aperta erat a marito, sed uxor iam dormiebat.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C5BD8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That gate had been opened by the husband, but the wife was already sleeping.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C213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'illa' — accept 'the' / 'that famous'</w:t>
            </w:r>
          </w:p>
          <w:p w14:paraId="2524351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'a marito' = by the husband (agent with a/ab+abl)</w:t>
            </w:r>
          </w:p>
          <w:p w14:paraId="7914BC7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'iam' = already / now</w:t>
            </w:r>
          </w:p>
          <w:p w14:paraId="2B8E312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'used to sleep' / 'kept sleeping' for 'dormiebat'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FEFB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40E227C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3E07E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40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842F4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ille dux relictus erat, et tristis in urbe clamabat.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D43D0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That leader had been left behind, and was shouting sadly in the city.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F4CB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'ille' — accept 'the' / 'that famous'</w:t>
            </w:r>
          </w:p>
          <w:p w14:paraId="451FE81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'relictus erat' pluperfect passive of 'relinquo' — 'had been left behind' / 'had been abandoned'</w:t>
            </w:r>
          </w:p>
          <w:p w14:paraId="7418B19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'tristis' here agrees with 'dux' — 'sad' / 'the sad leader was shouting' / 'the leader, sad, was shouting' / 'the leader was shouting, sadly'</w:t>
            </w:r>
          </w:p>
          <w:p w14:paraId="7262073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lastRenderedPageBreak/>
              <w:t>accept 'kept shouting' / 'used to shout' for 'clamabat'</w:t>
            </w:r>
          </w:p>
          <w:p w14:paraId="35BC5BB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'cried out' / 'called out'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864DD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lastRenderedPageBreak/>
              <w:t xml:space="preserve"> </w:t>
            </w:r>
          </w:p>
        </w:tc>
      </w:tr>
    </w:tbl>
    <w:p w14:paraId="3F1D1805" w14:textId="77777777" w:rsidR="0020567A" w:rsidRDefault="0020567A">
      <w:pPr>
        <w:spacing w:before="60" w:after="60"/>
      </w:pPr>
    </w:p>
    <w:p w14:paraId="5A2F5507" w14:textId="77777777" w:rsidR="0020567A" w:rsidRDefault="00000000">
      <w:pPr>
        <w:pStyle w:val="Heading2"/>
      </w:pPr>
      <w:r>
        <w:t>Set 16 — Exam-level mixed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300"/>
        <w:gridCol w:w="2300"/>
        <w:gridCol w:w="3360"/>
        <w:gridCol w:w="1600"/>
      </w:tblGrid>
      <w:tr w:rsidR="0020567A" w14:paraId="5BB848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DC5E2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D4EDD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Latin sentence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72D01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Ideal translation (GCSE vocab)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66C76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Accepted alternatives (marking points)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BB053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Teacher notes</w:t>
            </w:r>
          </w:p>
        </w:tc>
      </w:tr>
      <w:tr w:rsidR="0020567A" w14:paraId="7B9191F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61DE0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41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503BA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quamquam haec uxor tristis erat, maritus eius tandem donum pulchrum accepit.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CB8E2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Although this wife was sad, her husband finally received a beautiful gift.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D866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'quamquam + ind' = although</w:t>
            </w:r>
          </w:p>
          <w:p w14:paraId="2D4AD2A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'haec' = this</w:t>
            </w:r>
          </w:p>
          <w:p w14:paraId="2A7FF5F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'eius' = her / his — here 'her' (her husband)</w:t>
            </w:r>
          </w:p>
          <w:p w14:paraId="0A0C898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'tandem' = at last / finally</w:t>
            </w:r>
          </w:p>
          <w:p w14:paraId="1E05F19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'accipio' = receive / accept</w:t>
            </w:r>
          </w:p>
          <w:p w14:paraId="651201F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'unhappy' for 'tristis'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39329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55594C9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8A2BE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42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824EB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ceteri milites ad portam advenerunt, et cum paucis amicis eam aperuerunt.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D39AB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rest of the soldiers arrived at the gate, and with a few friends opened it.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A16F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'ceteri' = the rest / the other</w:t>
            </w:r>
          </w:p>
          <w:p w14:paraId="51108E6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'ad' = to / at</w:t>
            </w:r>
          </w:p>
          <w:p w14:paraId="0334AD2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'advenio' = arrive / come to</w:t>
            </w:r>
          </w:p>
          <w:p w14:paraId="16E3D54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'cum + abl' = with</w:t>
            </w:r>
          </w:p>
          <w:p w14:paraId="3D793D3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'pauci' = few</w:t>
            </w:r>
          </w:p>
          <w:p w14:paraId="6F2F2C1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'eam' = it (refers to 'porta' f.sg)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B73E0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0D0EE2F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C0C34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43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D0E71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ubi unus iuvenis verba regis audivit, statim effugere conatus est.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FDFF1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When one young man heard the words of the king, he immediately tried to escape.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EE0B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'ubi + perf' = when</w:t>
            </w:r>
          </w:p>
          <w:p w14:paraId="0D6EAC5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'unus' = one / a single</w:t>
            </w:r>
          </w:p>
          <w:p w14:paraId="69D718E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'regis' gen sg</w:t>
            </w:r>
          </w:p>
          <w:p w14:paraId="7BE2CA0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'conatus est' deponent perfect — 'tried' (active meaning)</w:t>
            </w:r>
          </w:p>
          <w:p w14:paraId="466C66C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'statim' flexible</w:t>
            </w:r>
          </w:p>
          <w:p w14:paraId="47AF8EA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'flee' for 'effugere'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14709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040ECE7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6B8AA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44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70070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tantus erat vultus eius dei; omnes igitur milites perterriti effugerunt.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8A8B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So great was the face of that god; therefore all the terrified soldiers escaped.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E7BF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'tantus' = so great / so big</w:t>
            </w:r>
          </w:p>
          <w:p w14:paraId="694728C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'vultus' = face / expression</w:t>
            </w:r>
          </w:p>
          <w:p w14:paraId="69F4E11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'eius' = his / that one's — here 'of that god' / 'his'</w:t>
            </w:r>
          </w:p>
          <w:p w14:paraId="726B238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'igitur' postpositive — accept 'so' / 'and so'</w:t>
            </w:r>
          </w:p>
          <w:p w14:paraId="133F413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'perterriti' = terrified / very frightened</w:t>
            </w:r>
          </w:p>
          <w:p w14:paraId="7CB5E45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'fled' for 'effugerunt'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51BF7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62580DD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27441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45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2CC17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"cur," inquit regina, "in silva multos annos dormiebas?" ille nihil dixit.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C461A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"Why," said the queen, "were you sleeping in the wood for many years?" He said nothing.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A32A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'cur' = why</w:t>
            </w:r>
          </w:p>
          <w:p w14:paraId="177711E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'multos annos' = for many years (acc of duration)</w:t>
            </w:r>
          </w:p>
          <w:p w14:paraId="4DF5C85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'dormiebas' 2sg imperfect — 'were you sleeping' / 'did you (use to) sleep'</w:t>
            </w:r>
          </w:p>
          <w:p w14:paraId="6912B49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'ille' = he / that man / that (famous) one</w:t>
            </w:r>
          </w:p>
          <w:p w14:paraId="0DA838D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'nihil' = nothing</w:t>
            </w:r>
          </w:p>
          <w:p w14:paraId="099A4ED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'forest' for 'silva'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FCF7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76FC535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878C7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46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E4B8D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hic equus prope portam advenit; uxor eum statim vidit.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53138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This horse arrived near the gate; the wife immediately saw it.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E18B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'hic' = this</w:t>
            </w:r>
          </w:p>
          <w:p w14:paraId="7648245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'prope' + acc = near / close to</w:t>
            </w:r>
          </w:p>
          <w:p w14:paraId="48A6E61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'advenit' perfect (context) — 'arrived'</w:t>
            </w:r>
          </w:p>
          <w:p w14:paraId="45D4C02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'eum' = it / him (m.acc) — here 'it' (refers to 'equus')</w:t>
            </w:r>
          </w:p>
          <w:p w14:paraId="0DDCE89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'statim' flexible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4DBAC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7A9C209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6F69E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47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FF187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quo modo ille maritus filiam quaesivit? per urbem festinavit, et portas tantas aperuit.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1919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How did that husband search for his daughter? He hurried through the city, and opened such huge gates.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C68D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'quo modo' = how / in what way</w:t>
            </w:r>
          </w:p>
          <w:p w14:paraId="006EBF0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'ille' — accept 'the' / 'that famous'</w:t>
            </w:r>
          </w:p>
          <w:p w14:paraId="33A3F90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'quaero' = search for / look for / ask</w:t>
            </w:r>
          </w:p>
          <w:p w14:paraId="3494D72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'tantas' = so great / so huge / such — here agreeing with 'portas' (f.pl.acc)</w:t>
            </w:r>
          </w:p>
          <w:p w14:paraId="4D0E200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'rushed' for 'festinavit'</w:t>
            </w:r>
          </w:p>
          <w:p w14:paraId="31EFD1F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'so large gates' / 'such massive gates'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61CC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21D1E2B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C2B0F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48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CBA63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postquam uxor dormivit, maritus suus dona in porta posuit.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73CE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After the wife slept, her own husband placed gifts at the gate.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975E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'postquam + perf' = after</w:t>
            </w:r>
          </w:p>
          <w:p w14:paraId="7C5D6AC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'suus' = his/her own — here 'her own husband'</w:t>
            </w:r>
          </w:p>
          <w:p w14:paraId="26D6F75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'in + abl' (porta) = on / at / in — here 'at the gate' / 'on the gate'</w:t>
            </w:r>
          </w:p>
          <w:p w14:paraId="1FDAA4C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'pono' = put / place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07C00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42EE6D9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28036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49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D5E46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"cur," inquit pater, "hoc donum mihi iam accipis?" filius tandem dixit: "quod te amo."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68848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"Why," said the father, "are you now accepting this gift for me?" The son finally said: "Because I love you."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71EE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'cur' = why</w:t>
            </w:r>
          </w:p>
          <w:p w14:paraId="3FD866C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'hoc' = this (n.acc)</w:t>
            </w:r>
          </w:p>
          <w:p w14:paraId="6BEC576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'mihi' dative — 'to me' / 'for me' / 'from me' (dat of advantage/disadvantage; context here makes 'from me' also possible — GCSE typical: 'for me')</w:t>
            </w:r>
          </w:p>
          <w:p w14:paraId="64E20C9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'iam' = now / already</w:t>
            </w:r>
          </w:p>
          <w:p w14:paraId="4F09042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'tandem' = at last / finally</w:t>
            </w:r>
          </w:p>
          <w:p w14:paraId="27F0E7B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'quod' here = because (conjunction introducing direct speech reason)</w:t>
            </w:r>
          </w:p>
          <w:p w14:paraId="5FF737D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'te' = you (acc sg)</w:t>
            </w:r>
          </w:p>
          <w:p w14:paraId="2A27234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'receive' for 'accipis'</w:t>
            </w:r>
          </w:p>
          <w:p w14:paraId="3A82312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'like' for 'amo'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408B2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7A9B331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F9E16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50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09679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illae feminae tristes cibum cupiebant, sed pauci milites eas tandem viderunt, et in urbem duxerunt.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969A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Those sad women wanted food, but few soldiers finally saw them, and led them into the city.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8549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'illae' — accept 'those' / 'the'</w:t>
            </w:r>
          </w:p>
          <w:p w14:paraId="6521DB8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'eas' = them (f.acc.pl)</w:t>
            </w:r>
          </w:p>
          <w:p w14:paraId="5EF0A0F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'tandem' = at last / finally</w:t>
            </w:r>
          </w:p>
          <w:p w14:paraId="505CF1E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'pauci' = few</w:t>
            </w:r>
          </w:p>
          <w:p w14:paraId="18B955F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'in + acc' = into</w:t>
            </w:r>
          </w:p>
          <w:p w14:paraId="19244BF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'unhappy' for 'tristes'</w:t>
            </w:r>
          </w:p>
          <w:p w14:paraId="2082E4A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'took' for 'duxerunt'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B7F30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2F032330" w14:textId="77777777" w:rsidR="0020567A" w:rsidRDefault="0020567A">
      <w:pPr>
        <w:spacing w:before="60" w:after="60"/>
      </w:pPr>
    </w:p>
    <w:p w14:paraId="2669C6C6" w14:textId="77777777" w:rsidR="0020567A" w:rsidRDefault="00000000">
      <w:r>
        <w:br w:type="page"/>
      </w:r>
    </w:p>
    <w:p w14:paraId="42FB67B5" w14:textId="77777777" w:rsidR="0020567A" w:rsidRDefault="00000000">
      <w:pPr>
        <w:pStyle w:val="Heading1"/>
      </w:pPr>
      <w:r>
        <w:lastRenderedPageBreak/>
        <w:t>Node 5 — Irregulars &amp; Comparison</w:t>
      </w:r>
    </w:p>
    <w:p w14:paraId="41C6530F" w14:textId="77777777" w:rsidR="0020567A" w:rsidRDefault="00000000">
      <w:pPr>
        <w:spacing w:before="40" w:after="40"/>
      </w:pPr>
      <w:r>
        <w:rPr>
          <w:i/>
          <w:iCs/>
          <w:color w:val="555555"/>
          <w:sz w:val="20"/>
          <w:szCs w:val="20"/>
        </w:rPr>
        <w:t>Focus: esse, volo/possum/coepi/noli/necesse+inf, eo &amp; redeo, comparison (quam/-ior/-issimus)</w:t>
      </w:r>
    </w:p>
    <w:p w14:paraId="706D4B26" w14:textId="77777777" w:rsidR="0020567A" w:rsidRDefault="0020567A">
      <w:pPr>
        <w:spacing w:before="60" w:after="60"/>
      </w:pPr>
    </w:p>
    <w:p w14:paraId="2BE8F5CE" w14:textId="77777777" w:rsidR="0020567A" w:rsidRDefault="00000000">
      <w:pPr>
        <w:pStyle w:val="Heading2"/>
      </w:pPr>
      <w:r>
        <w:t>§A — esse, comparative/superlative, quam, tam...quam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300"/>
        <w:gridCol w:w="2300"/>
        <w:gridCol w:w="3360"/>
        <w:gridCol w:w="1600"/>
      </w:tblGrid>
      <w:tr w:rsidR="0020567A" w14:paraId="15047E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AA333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39A51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Latin sentence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3F782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Ideal translation (GCSE vocab)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B0727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Accepted alternatives (marking points)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E1D3E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Teacher notes</w:t>
            </w:r>
          </w:p>
        </w:tc>
      </w:tr>
      <w:tr w:rsidR="0020567A" w14:paraId="4B31A16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B8BCD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F26AC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rex fortis est.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B36E1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king is brave.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5178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'fortis' = brave / strong — both accepted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46774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558258A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B066D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25B0A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omnes milites laeti erant.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B6780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All the soldiers were happy.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E5D4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'omnes' = all / every</w:t>
            </w:r>
          </w:p>
          <w:p w14:paraId="3CFE884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'glad' / 'joyful' for 'laeti'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FBB55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68D4A0A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1233F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1CA0E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ingens navis prope portam fuit.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14E56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A huge ship was near the gate.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6E52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'fuit' perfect of sum — accept 'was' / 'has been'</w:t>
            </w:r>
          </w:p>
          <w:p w14:paraId="0461CD9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'prope' + acc = near / close to</w:t>
            </w:r>
          </w:p>
          <w:p w14:paraId="37187A6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'enormous' / 'vast' / 'massive' for 'ingens'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BF6B7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51771D9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3D5CC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DD69D" w14:textId="408A7C4F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necesse est statim discedere.</w:t>
            </w:r>
            <w:ins w:id="49" w:author="Monty Hunt" w:date="2026-04-18T18:52:00Z" w16du:dateUtc="2026-04-18T17:52:00Z">
              <w:r w:rsidR="007B311A">
                <w:rPr>
                  <w:i/>
                  <w:iCs/>
                  <w:sz w:val="18"/>
                  <w:szCs w:val="18"/>
                </w:rPr>
                <w:t xml:space="preserve"> DIDN’T WE SAY WE WERE PUTTING THE NECESSARY WITH THE OTHER WORDS THAT TAKE THE INFINITIVE? </w:t>
              </w:r>
            </w:ins>
            <w:ins w:id="50" w:author="Monty Hunt" w:date="2026-04-18T18:53:00Z" w16du:dateUtc="2026-04-18T17:53:00Z">
              <w:r w:rsidR="007B311A">
                <w:rPr>
                  <w:i/>
                  <w:iCs/>
                  <w:sz w:val="18"/>
                  <w:szCs w:val="18"/>
                </w:rPr>
                <w:t>I.E. POSSE</w:t>
              </w:r>
            </w:ins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F2745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It is necessary to depart immediately.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23A9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'necesse est + inf' — 'it is necessary to X'</w:t>
            </w:r>
          </w:p>
          <w:p w14:paraId="390D7E8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'one must leave immediately' / 'leaving at once is necessary'</w:t>
            </w:r>
          </w:p>
          <w:p w14:paraId="55BAECA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'statim' flexible</w:t>
            </w:r>
          </w:p>
          <w:p w14:paraId="7F16DCE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'leave' / 'go away' for 'discedere'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54FE7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2E312FC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63CE8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B8C70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filius fortior quam pater erat.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77DB4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son was braver than the father.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E342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'fortior' comparative of 'fortis'</w:t>
            </w:r>
          </w:p>
          <w:p w14:paraId="57A3031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'quam' after comparative = than</w:t>
            </w:r>
          </w:p>
          <w:p w14:paraId="23B9BA2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'stronger' for 'fortior'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76A99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1F70F25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37223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E7811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illa dea pulcherrima omnium erat.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0E55C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That goddess was the most beautiful of all.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BFBA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'pulcherrima' superlative of 'pulcher' — 'most beautiful' / 'very beautiful'</w:t>
            </w:r>
          </w:p>
          <w:p w14:paraId="6DB2DBF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'omnium' gen pl = of all (partitive)</w:t>
            </w:r>
          </w:p>
          <w:p w14:paraId="01AE3EF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'illa' — accept 'the' / 'that famous'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283A4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2266BDB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EA4B7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1CC89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tam tristis erat uxor quam maritus.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06543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wife was as sad as the husband.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9656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'tam...quam' = as...as</w:t>
            </w:r>
          </w:p>
          <w:p w14:paraId="6E92E9E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'unhappy' for 'tristis'</w:t>
            </w:r>
          </w:p>
          <w:p w14:paraId="1523BDC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'the wife was just as sad as the husband'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33436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0A762D1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8842C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36766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hoc iter facillimum erit.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27E9C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This journey will be very easy.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FF63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'hoc' = this</w:t>
            </w:r>
          </w:p>
          <w:p w14:paraId="5F36A4F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'facillimum' superlative of 'facilis' — 'very easy' / 'easiest' / 'extremely easy'</w:t>
            </w:r>
          </w:p>
          <w:p w14:paraId="4E63FFB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'the easiest journey'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5AA61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578C62A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CD43F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76F9E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multi comites iam fuerunt, sed nunc pauci sunt.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1EE9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Many companions have now existed, but now there are few.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C04B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'iam' = now / already / by now</w:t>
            </w:r>
          </w:p>
          <w:p w14:paraId="441E51E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'fuerunt' perfect = have been / existed / were there</w:t>
            </w:r>
          </w:p>
          <w:p w14:paraId="5A38C7D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'nunc' = now</w:t>
            </w:r>
          </w:p>
          <w:p w14:paraId="4F572A1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'pauci' = few</w:t>
            </w:r>
          </w:p>
          <w:p w14:paraId="5DF5B96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'there have been many companions, but now there are few' / 'many companions existed before, but now few remain'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6551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0887D98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152B8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10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F4393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solus iuvenis in silva erat, perterritus et iratus.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01301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young man was alone in the wood, terrified and angry.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5D47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'solus' = alone / only — accept 'the lone young man was in the wood' / 'the young man was alone in the wood'</w:t>
            </w:r>
          </w:p>
          <w:p w14:paraId="0A24E7E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'perterritus' = terrified / very frightened</w:t>
            </w:r>
          </w:p>
          <w:p w14:paraId="44E1100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'iratus' = angry</w:t>
            </w:r>
          </w:p>
          <w:p w14:paraId="09310CE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'forest' for 'silva'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9A9E7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3D73026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135B5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651E5" w14:textId="6549A62C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unus miles fortissimus erat, sed ceteri fortes non erant.</w:t>
            </w:r>
            <w:ins w:id="51" w:author="Monty Hunt" w:date="2026-04-18T18:53:00Z" w16du:dateUtc="2026-04-18T17:53:00Z">
              <w:r w:rsidR="007B311A">
                <w:rPr>
                  <w:i/>
                  <w:iCs/>
                  <w:sz w:val="18"/>
                  <w:szCs w:val="18"/>
                </w:rPr>
                <w:t xml:space="preserve"> DIDN’T WE SAY ONLY 10 SENTENCES PER SET?</w:t>
              </w:r>
            </w:ins>
            <w:ins w:id="52" w:author="Monty Hunt" w:date="2026-04-18T18:56:00Z" w16du:dateUtc="2026-04-18T17:56:00Z">
              <w:r w:rsidR="007B311A">
                <w:rPr>
                  <w:i/>
                  <w:iCs/>
                  <w:sz w:val="18"/>
                  <w:szCs w:val="18"/>
                </w:rPr>
                <w:t xml:space="preserve"> BUT I DON’T MIND THESE EXTRA SETS FOR THE IRREGULARDS BECAUSE THERE’S SO MUCH TO PRACTI</w:t>
              </w:r>
            </w:ins>
            <w:ins w:id="53" w:author="Monty Hunt" w:date="2026-04-18T18:57:00Z" w16du:dateUtc="2026-04-18T17:57:00Z">
              <w:r w:rsidR="007B311A">
                <w:rPr>
                  <w:i/>
                  <w:iCs/>
                  <w:sz w:val="18"/>
                  <w:szCs w:val="18"/>
                </w:rPr>
                <w:t>CE</w:t>
              </w:r>
            </w:ins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0A2AC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One soldier was very brave, but the rest were not brave.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D6A3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'unus' = one / a single</w:t>
            </w:r>
          </w:p>
          <w:p w14:paraId="2DF08FA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'fortissimus' superlative — 'very brave' / 'bravest' / 'the bravest'</w:t>
            </w:r>
          </w:p>
          <w:p w14:paraId="00C2F08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'ceteri' = the rest / the others</w:t>
            </w:r>
          </w:p>
          <w:p w14:paraId="51931BA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'strongest' / 'very strong' for 'fortissimus'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7B121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5AF966D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0D55C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5E204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tantus et dirus erat deus; omnes igitur perterriti fuerunt.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CAB1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So great and dreadful was the god; therefore all were terrified.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D62E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'tantus' = so great / so big</w:t>
            </w:r>
          </w:p>
          <w:p w14:paraId="6DF8434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'dirus' = dreadful / terrible / dire</w:t>
            </w:r>
          </w:p>
          <w:p w14:paraId="683A272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'igitur' postpositive — accept 'so' / 'and so'</w:t>
            </w:r>
          </w:p>
          <w:p w14:paraId="19FBEE2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'omnes' = all / everyone</w:t>
            </w:r>
          </w:p>
          <w:p w14:paraId="70EB83B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'perterriti' = terrified</w:t>
            </w:r>
          </w:p>
          <w:p w14:paraId="1627E20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'have been terrified' for 'perterriti fuerunt'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6564C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2CEB4004" w14:textId="77777777" w:rsidR="0020567A" w:rsidRDefault="0020567A">
      <w:pPr>
        <w:spacing w:before="60" w:after="60"/>
      </w:pPr>
    </w:p>
    <w:p w14:paraId="5803A13C" w14:textId="77777777" w:rsidR="0020567A" w:rsidRDefault="00000000">
      <w:pPr>
        <w:pStyle w:val="Heading2"/>
      </w:pPr>
      <w:r>
        <w:t>§B — volo / possum / coepi / noli / necesse est + infinitive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300"/>
        <w:gridCol w:w="2300"/>
        <w:gridCol w:w="3360"/>
        <w:gridCol w:w="1600"/>
      </w:tblGrid>
      <w:tr w:rsidR="0020567A" w14:paraId="514A95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D5516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6021D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Latin sentence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BD333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Ideal translation (GCSE vocab)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21C00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Accepted alternatives (marking points)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908FC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Teacher notes</w:t>
            </w:r>
          </w:p>
        </w:tc>
      </w:tr>
      <w:tr w:rsidR="0020567A" w14:paraId="102A62A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03D17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47950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regina discedere volebat.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EE9B8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queen wanted to depart.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93B1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'volo + inf' = want / wish to</w:t>
            </w:r>
          </w:p>
          <w:p w14:paraId="62ADD0B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'wished to' / 'was wanting to'</w:t>
            </w:r>
          </w:p>
          <w:p w14:paraId="412D5FD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'leave' / 'go away' for 'discedere'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18C27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033606B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65F47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207C1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dux milites iubere non potest.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02C3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leader is not able to order the soldiers.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DF1A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'possum + inf' = be able to / can</w:t>
            </w:r>
          </w:p>
          <w:p w14:paraId="5D1D920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'cannot order the soldiers'</w:t>
            </w:r>
          </w:p>
          <w:p w14:paraId="5277ED0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'iubeo + acc' (here no 'acc+inf' construction — accept 'order the soldiers' as generic command)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C5717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3FCD800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D6464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1211A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filius coepit clamare.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FCBF1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son began to shout.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FD32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'coepi + inf' = began to (coepi = perfect only)</w:t>
            </w:r>
          </w:p>
          <w:p w14:paraId="10A4BA5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'started to shout' / 'started shouting'</w:t>
            </w:r>
          </w:p>
          <w:p w14:paraId="1A8D6B6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'cry out' / 'call out' for 'clamare'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E396A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3BF315C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59BA8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15352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"nolite effugere!" inquit dux.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66215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"Don't escape!" said the leader.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6D8BA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'nolite + inf' = negative plural imperative — 'don't X (you all)'</w:t>
            </w:r>
          </w:p>
          <w:p w14:paraId="5F947A0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'Do not escape!' / 'Don't run away!' / 'Don't flee!'</w:t>
            </w:r>
          </w:p>
          <w:p w14:paraId="5E1B883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lastRenderedPageBreak/>
              <w:t>'inquit' placed after direct speech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555A2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lastRenderedPageBreak/>
              <w:t xml:space="preserve"> </w:t>
            </w:r>
          </w:p>
        </w:tc>
      </w:tr>
      <w:tr w:rsidR="0020567A" w14:paraId="3029984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7124F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6688B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necesse est patri filium liberare.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5827A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It is necessary for the father to free his son.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B3E0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'necesse est + dat + inf' — 'it is necessary for X to Y'</w:t>
            </w:r>
          </w:p>
          <w:p w14:paraId="2337D68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'patri' dative = for the father</w:t>
            </w:r>
          </w:p>
          <w:p w14:paraId="302EF3F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'the father must free his son'</w:t>
            </w:r>
          </w:p>
          <w:p w14:paraId="1451C6D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'set free' for 'liberare'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5C880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78F4F57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414CA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E7547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comes reginam conspicere volebat, sed non potuit.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61437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companion wanted to catch sight of the queen, but could not.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2395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'volo + inf' / 'possum + inf'</w:t>
            </w:r>
          </w:p>
          <w:p w14:paraId="3B5F147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'conspicio' = catch sight of / spot / notice</w:t>
            </w:r>
          </w:p>
          <w:p w14:paraId="49A0690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'potuit' perfect — 'was able' / 'could'</w:t>
            </w:r>
          </w:p>
          <w:p w14:paraId="29EAF96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'was not able to'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FC568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4000E8E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958B3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CCB15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multi milites coeperunt urbem oppugnare.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7A85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Many soldiers began to attack the city.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2D96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'coepi + inf'</w:t>
            </w:r>
          </w:p>
          <w:p w14:paraId="6F7BAB5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'started to attack' / 'started attacking'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94820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79DFCE8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330A4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DFE28" w14:textId="189014B5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"noli, fili, me relinquere!" inquit pater.</w:t>
            </w:r>
            <w:ins w:id="54" w:author="Monty Hunt" w:date="2026-04-18T18:58:00Z" w16du:dateUtc="2026-04-18T17:58:00Z">
              <w:r w:rsidR="00307264">
                <w:rPr>
                  <w:i/>
                  <w:iCs/>
                  <w:sz w:val="18"/>
                  <w:szCs w:val="18"/>
                </w:rPr>
                <w:t xml:space="preserve"> THIS SE</w:t>
              </w:r>
            </w:ins>
            <w:ins w:id="55" w:author="Monty Hunt" w:date="2026-04-18T18:59:00Z" w16du:dateUtc="2026-04-18T17:59:00Z">
              <w:r w:rsidR="00307264">
                <w:rPr>
                  <w:i/>
                  <w:iCs/>
                  <w:sz w:val="18"/>
                  <w:szCs w:val="18"/>
                </w:rPr>
                <w:t xml:space="preserve">EMS TOO DIFICULT FOR THEM TO GIVE IN A REAL EXAM AS A VOCATIVE </w:t>
              </w:r>
            </w:ins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C4B07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"Don't leave me behind, son!" said the father.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7272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'noli + inf' = negative singular imperative</w:t>
            </w:r>
          </w:p>
          <w:p w14:paraId="1BB6EF2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'fili' vocative of 'filius' — 'son!' / 'O son!'</w:t>
            </w:r>
          </w:p>
          <w:p w14:paraId="54022E3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'relinquo' = leave (behind) / abandon</w:t>
            </w:r>
          </w:p>
          <w:p w14:paraId="72B30B6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'Don't abandon me, son!'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8728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60D54C4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43265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E1CA4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possum te audire, sed non possum te videre.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D9226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I am able to hear you, but I am not able to see you.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C9C1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'possum + inf'</w:t>
            </w:r>
          </w:p>
          <w:p w14:paraId="394CE19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'I can hear you, but I cannot see you'</w:t>
            </w:r>
          </w:p>
          <w:p w14:paraId="55764EF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'te' = you (acc sg)</w:t>
            </w:r>
          </w:p>
          <w:p w14:paraId="36C04B0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'listen to' for 'audire'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AF13C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2CE3DAB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C5CEA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57964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illa dea voluit ad insulam navigare.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EB8E2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That goddess wanted to sail to the island.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7A1D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'voluit' perfect of 'volo' — 'wanted' / 'wished'</w:t>
            </w:r>
          </w:p>
          <w:p w14:paraId="18C8E35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'illa' — accept 'the' / 'that famous'</w:t>
            </w:r>
          </w:p>
          <w:p w14:paraId="6DC559F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'towards' for 'ad'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933C5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23B034E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A89A1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EB597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puella tristis coepit clamare, quod pater advenire non potuit.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91C01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sad girl began to shout, because the father was not able to arrive.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4040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'coepi + inf'</w:t>
            </w:r>
          </w:p>
          <w:p w14:paraId="2DEBDDE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'quod' here = because (conjunction)</w:t>
            </w:r>
          </w:p>
          <w:p w14:paraId="4CABF04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'possum + inf' (perfect 'potuit')</w:t>
            </w:r>
          </w:p>
          <w:p w14:paraId="7B2ECBE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'unhappy' for 'tristis'</w:t>
            </w:r>
          </w:p>
          <w:p w14:paraId="4D52635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'started' / 'started shouting'</w:t>
            </w:r>
          </w:p>
          <w:p w14:paraId="6CBAFB5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'could not come / reach them' for 'advenire non potuit'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A2667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3A5ADD1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B5D70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24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C5666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uxor maritum videre volebat, sed maritus iam discesserat.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B502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wife wanted to see her husband, but the husband had already departed.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FFFB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'volo + inf'</w:t>
            </w:r>
          </w:p>
          <w:p w14:paraId="4781742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'iam' = already / now</w:t>
            </w:r>
          </w:p>
          <w:p w14:paraId="4C510AB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'had already left' / 'had already gone away' for 'iam discesserat'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55B42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4AE00389" w14:textId="77777777" w:rsidR="0020567A" w:rsidRDefault="0020567A">
      <w:pPr>
        <w:spacing w:before="60" w:after="60"/>
      </w:pPr>
    </w:p>
    <w:p w14:paraId="0EF46C40" w14:textId="77777777" w:rsidR="0020567A" w:rsidRDefault="00000000">
      <w:pPr>
        <w:pStyle w:val="Heading2"/>
      </w:pPr>
      <w:r>
        <w:t>§C — eo &amp; redeo; motion prepositions review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300"/>
        <w:gridCol w:w="2300"/>
        <w:gridCol w:w="3360"/>
        <w:gridCol w:w="1600"/>
      </w:tblGrid>
      <w:tr w:rsidR="0020567A" w14:paraId="685DB6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97FAF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42B67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Latin sentence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1C531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Ideal translation (GCSE vocab)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6BA2C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Accepted alternatives (marking points)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10DDE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Teacher notes</w:t>
            </w:r>
          </w:p>
        </w:tc>
      </w:tr>
      <w:tr w:rsidR="0020567A" w14:paraId="63F6E13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EA1C2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08BC9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rex domum iit.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F5EA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king went home.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0300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'domum' = home / homewards (acc of motion towards)</w:t>
            </w:r>
          </w:p>
          <w:p w14:paraId="6690195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'iit' perfect of 'eo' — 'went' / 'has gone'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92ED8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2793D20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A1502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4990A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filius ad silvam 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FC7AA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son goes to the wood.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B6C9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'it' present 3sg of 'eo'</w:t>
            </w:r>
          </w:p>
          <w:p w14:paraId="4AC2DB8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'ad + acc' = to / towards</w:t>
            </w:r>
          </w:p>
          <w:p w14:paraId="306C22E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'forest' for 'silvam'</w:t>
            </w:r>
          </w:p>
          <w:p w14:paraId="3F84E55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'is going'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F357C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3F1E80E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E2E29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DDB40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uxor domum rediit.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0DF91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wife returned home.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0DBC2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'redeo' compound of 'eo' — 'return' / 'go back' / 'come back'</w:t>
            </w:r>
          </w:p>
          <w:p w14:paraId="09F8156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'rediit' perfect — 'returned' / 'has returned' / 'went back' / 'came back'</w:t>
            </w:r>
          </w:p>
          <w:p w14:paraId="0D593C0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'domum' = home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18455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053598A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3F776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28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91FAB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milites ad urbem ibant, sed mox redierunt.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0A6A2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soldiers were going to the city, but soon returned.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5619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'ibant' imperfect of 'eo' — 'were going' / 'used to go' / 'kept going'</w:t>
            </w:r>
          </w:p>
          <w:p w14:paraId="2F3D449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'redierunt' perfect of 'redeo'</w:t>
            </w:r>
          </w:p>
          <w:p w14:paraId="5C7DBFF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'mox' = soon — flexible</w:t>
            </w:r>
          </w:p>
          <w:p w14:paraId="5F3AE51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'towards' for 'ad'</w:t>
            </w:r>
          </w:p>
          <w:p w14:paraId="7172E6D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'came back' / 'went back' for 'redierunt'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0D9C64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0BE87A3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DD67E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A96D6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hic maritus per silvam iit, deinde prope insulam advenit.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95B58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This husband went through the wood, then arrived near the island.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2236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'hic' = this</w:t>
            </w:r>
          </w:p>
          <w:p w14:paraId="25D3DCA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'per + acc' = through</w:t>
            </w:r>
          </w:p>
          <w:p w14:paraId="4BC42CF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'deinde' = then / next</w:t>
            </w:r>
          </w:p>
          <w:p w14:paraId="3FFE9C3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'prope' + acc = near / close to</w:t>
            </w:r>
          </w:p>
          <w:p w14:paraId="25BC77B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'forest' for 'silvam'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9CA73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711063A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6558B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C981A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comes cum multis donis rediit.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3F8C9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companion returned with many gifts.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BFA9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'cum + abl' = with</w:t>
            </w:r>
          </w:p>
          <w:p w14:paraId="6CC9E00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'came back' / 'went back' for 'rediit'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35C16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23A96A5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CB9B8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D819C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dux ex urbe iit, et in silvam redire constituit.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23F99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leader went out of the city, and decided to return into the wood.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EA93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'e/ex + abl' = out of / from</w:t>
            </w:r>
          </w:p>
          <w:p w14:paraId="391EC4F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'in + acc' (silvam) = into</w:t>
            </w:r>
          </w:p>
          <w:p w14:paraId="6C77796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'constituo + inf' = decide to</w:t>
            </w:r>
          </w:p>
          <w:p w14:paraId="3E79EC7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'forest' for 'silvam'</w:t>
            </w:r>
          </w:p>
          <w:p w14:paraId="66716EF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'go back to the wood' for 'in silvam redire'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ADC7D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08C4FA7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0AD7F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CB594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filius ad portam ibit, et pater domum redibit.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EE3C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son will go to the gate, and the father will return home.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6250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'ibit' future 3sg of 'eo'</w:t>
            </w:r>
          </w:p>
          <w:p w14:paraId="6B77A3E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'redibit' future 3sg of 'redeo'</w:t>
            </w:r>
          </w:p>
          <w:p w14:paraId="67D6F83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'ad' = to / towards / at</w:t>
            </w:r>
          </w:p>
          <w:p w14:paraId="3CFDD54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'domum' = home</w:t>
            </w:r>
          </w:p>
          <w:p w14:paraId="70EB3F6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'will come back' / 'will go back' for 'redibit'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C7158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4DE39A4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CA45C3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33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2EDBA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simulac uxor domum rediit, cibum accepit.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6F900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As soon as the wife returned home, she received food.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B355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'simulac' = as soon as</w:t>
            </w:r>
          </w:p>
          <w:p w14:paraId="614B0BB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'domum' = home</w:t>
            </w:r>
          </w:p>
          <w:p w14:paraId="170E8C0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'accipio' = receive / accept</w:t>
            </w:r>
          </w:p>
          <w:p w14:paraId="241DF89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'came home' for 'domum rediit'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6F78D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29F4A90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1E577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34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CD9FF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iuvenis per urbem iter fecit; tandem domum rediit.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40EB0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young man made a journey through the city; finally he returned home.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443F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'iter facere' idiom — 'make a journey' / 'travel'</w:t>
            </w:r>
          </w:p>
          <w:p w14:paraId="158F2B6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'tandem' = at last / finally / eventually</w:t>
            </w:r>
          </w:p>
          <w:p w14:paraId="3080C06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'domum' = home</w:t>
            </w:r>
          </w:p>
          <w:p w14:paraId="5661C27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'travelled through the city' / 'went on a journey through the city'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D94DC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0FC0831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4EA47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35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C67E2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dea a deis rediit, et statim domum iit.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A0486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goddess returned from the gods, and immediately went home.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C3DB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'a/ab + abl' with persons = from (also can be agent 'by' — here separation 'from')</w:t>
            </w:r>
          </w:p>
          <w:p w14:paraId="4EF8F97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'statim' flexible</w:t>
            </w:r>
          </w:p>
          <w:p w14:paraId="4087FFF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'domum' = home</w:t>
            </w:r>
          </w:p>
          <w:p w14:paraId="3C743CA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'came back from the gods' / 'went back from the gods'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72E1A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215C7D3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12B65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36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AA412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dux in urbe erat, sed cum comitibus in silvam iit; mox redire constituit.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53355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leader was in the city, but with his companions went into the wood; he soon decided to return.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F3A3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'in + abl' (urbe) = in</w:t>
            </w:r>
          </w:p>
          <w:p w14:paraId="12C83C7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'cum + abl' = with</w:t>
            </w:r>
          </w:p>
          <w:p w14:paraId="26C3C8A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'in + acc' (silvam) = into</w:t>
            </w:r>
          </w:p>
          <w:p w14:paraId="3FF6072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'mox' = soon</w:t>
            </w:r>
          </w:p>
          <w:p w14:paraId="5C7C9A5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'constituo + inf' = decide to</w:t>
            </w:r>
          </w:p>
          <w:p w14:paraId="3339C02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'forest' for 'silvam'</w:t>
            </w:r>
          </w:p>
          <w:p w14:paraId="498DECD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'go back' / 'come back' for 'redire'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2D46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743D81F8" w14:textId="77777777" w:rsidR="0020567A" w:rsidRDefault="0020567A">
      <w:pPr>
        <w:spacing w:before="60" w:after="60"/>
      </w:pPr>
    </w:p>
    <w:p w14:paraId="76B00E1D" w14:textId="77777777" w:rsidR="0020567A" w:rsidRDefault="00000000">
      <w:r>
        <w:br w:type="page"/>
      </w:r>
    </w:p>
    <w:p w14:paraId="5B1A54A9" w14:textId="77777777" w:rsidR="0020567A" w:rsidRDefault="00000000">
      <w:pPr>
        <w:pStyle w:val="Heading1"/>
      </w:pPr>
      <w:r>
        <w:lastRenderedPageBreak/>
        <w:t>Node 6 — Subjunctive &amp; Relative Clauses</w:t>
      </w:r>
    </w:p>
    <w:p w14:paraId="1C2EC76A" w14:textId="77777777" w:rsidR="0020567A" w:rsidRDefault="00000000">
      <w:pPr>
        <w:spacing w:before="40" w:after="40"/>
      </w:pPr>
      <w:r>
        <w:rPr>
          <w:i/>
          <w:iCs/>
          <w:color w:val="555555"/>
          <w:sz w:val="20"/>
          <w:szCs w:val="20"/>
        </w:rPr>
        <w:t>Focus: qui/quae/quod, ut+subj (purpose/ind. command), cum+subj (temporal/causal), si+subj (contrary-to-fact)</w:t>
      </w:r>
    </w:p>
    <w:p w14:paraId="49A4F630" w14:textId="77777777" w:rsidR="0020567A" w:rsidRDefault="0020567A">
      <w:pPr>
        <w:spacing w:before="60" w:after="60"/>
      </w:pPr>
    </w:p>
    <w:p w14:paraId="5885709E" w14:textId="77777777" w:rsidR="0020567A" w:rsidRDefault="00000000">
      <w:pPr>
        <w:pStyle w:val="Heading2"/>
      </w:pPr>
      <w:r>
        <w:t>§A — Relative clauses (qui/quae/quod)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300"/>
        <w:gridCol w:w="2300"/>
        <w:gridCol w:w="3360"/>
        <w:gridCol w:w="1600"/>
      </w:tblGrid>
      <w:tr w:rsidR="0020567A" w14:paraId="76C563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E4DCB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B29E7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Latin sentence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375DC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Ideal translation (GCSE vocab)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D44FA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Accepted alternatives (marking points)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BEC4F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Teacher notes</w:t>
            </w:r>
          </w:p>
        </w:tc>
      </w:tr>
      <w:tr w:rsidR="0020567A" w14:paraId="280C3CA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78C1A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68901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miles, qui gladium tenet, fortis est.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2B0B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soldier, who is holding a sword, is brave.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370D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'qui' m.nom.sg = who (subject, masc.)</w:t>
            </w:r>
          </w:p>
          <w:p w14:paraId="7B4DDA8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'the soldier who holds a sword is brave' (no commas also acceptable)</w:t>
            </w:r>
          </w:p>
          <w:p w14:paraId="74C62E4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'strong' for 'fortis'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98E7D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1B7C6B8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EE9FD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398A1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regina, quae in urbe habitat, pulcherrima est.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32CE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queen, who lives in the city, is very beautiful.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F9B8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'quae' f.nom.sg = who (subject, fem.)</w:t>
            </w:r>
          </w:p>
          <w:p w14:paraId="05BD4CB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'pulcherrima' superlative — 'very beautiful' / 'most beautiful'</w:t>
            </w:r>
          </w:p>
          <w:p w14:paraId="4A3448A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'the queen who lives in the city is most beautiful'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39EB5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5643308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52755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297D6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puella, quam pater amat, in silva est.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7A9D0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girl, whom the father loves, is in the wood.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A457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'quam' f.acc.sg = whom (object, fem.)</w:t>
            </w:r>
          </w:p>
          <w:p w14:paraId="2E87A2D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'the girl whom her father loves is in the wood'</w:t>
            </w:r>
          </w:p>
          <w:p w14:paraId="247F421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'likes' for 'amat'</w:t>
            </w:r>
          </w:p>
          <w:p w14:paraId="41181FD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'forest' for 'silva'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B2625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5673F81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8C79C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EAA73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dei, quos milites oppugnaverunt, iam discesserunt.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DE481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gods, whom the soldiers attacked, have now departed.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403D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'quos' m.acc.pl = whom (object, masc.pl)</w:t>
            </w:r>
          </w:p>
          <w:p w14:paraId="3F63A31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'iam' + perfect = now / already — 'have now' / 'have already'</w:t>
            </w:r>
          </w:p>
          <w:p w14:paraId="6C75C4A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'the gods whom the soldiers attacked have already left'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57C06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7FF9787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0E185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88561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comes, cuius vultus tristis erat, nihil dixit.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1C0D0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companion, whose face was sad, said nothing.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EDEF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'cuius' gen.sg = whose / of whom</w:t>
            </w:r>
          </w:p>
          <w:p w14:paraId="324C05F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'vultus' = face / expression</w:t>
            </w:r>
          </w:p>
          <w:p w14:paraId="298EA27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'unhappy' for 'tristis'</w:t>
            </w:r>
          </w:p>
          <w:p w14:paraId="5FFB63C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'the companion, whose expression was sad, said nothing'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EC99D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72E0F47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EF3FA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27EC9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dona, quae rex accepit, pulchra erant.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6AB00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gifts, which the king received, were beautiful.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B11D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'quae' n.acc.pl = which (object, neuter pl)</w:t>
            </w:r>
          </w:p>
          <w:p w14:paraId="45F9369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'accipio' = receive / accept</w:t>
            </w:r>
          </w:p>
          <w:p w14:paraId="04AFD02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'the gifts (which) the king received were beautiful'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1B385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2F34BFB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F82CD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9B8D4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silva, in qua puella dormit, ingens est.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48C5C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wood, in which the girl is sleeping, is huge.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97C1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'in qua' = in which (prep. + rel. pronoun f.abl.sg)</w:t>
            </w:r>
          </w:p>
          <w:p w14:paraId="1BBB447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'the wood where the girl is sleeping is huge'</w:t>
            </w:r>
          </w:p>
          <w:p w14:paraId="7A3D901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'forest' for 'silva'</w:t>
            </w:r>
          </w:p>
          <w:p w14:paraId="26CCE76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'enormous' / 'vast' for 'ingens'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5D40D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24EBE05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B3316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38C89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iter, quod dux constituerat, facillimum fuit.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350CA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journey, which the leader had decided, was very easy.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F3A3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'quod' n.acc.sg = which (object, neuter) — NOT 'because' here (rel. pronoun)</w:t>
            </w:r>
          </w:p>
          <w:p w14:paraId="0A69FC5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lastRenderedPageBreak/>
              <w:t>'facillimum' superlative — 'very easy' / 'easiest'</w:t>
            </w:r>
          </w:p>
          <w:p w14:paraId="1F0383A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'constituo + acc' — 'had decided' / 'had settled on' / 'had arranged'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D9D64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lastRenderedPageBreak/>
              <w:t xml:space="preserve"> </w:t>
            </w:r>
          </w:p>
        </w:tc>
      </w:tr>
      <w:tr w:rsidR="0020567A" w14:paraId="605B77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B443A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522E3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omnes milites, qui coacti erant, tandem discesserunt.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832A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All the soldiers, who had been forced, finally departed.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D43B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'qui' m.nom.pl = who (subject, masc.pl)</w:t>
            </w:r>
          </w:p>
          <w:p w14:paraId="643B526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'coacti erant' pluperfect passive of 'cogo' — 'had been forced' / 'had been gathered'</w:t>
            </w:r>
          </w:p>
          <w:p w14:paraId="52D4A5C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'tandem' = at last / finally</w:t>
            </w:r>
          </w:p>
          <w:p w14:paraId="42E8F99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'had been compelled' for 'coacti erant'</w:t>
            </w:r>
          </w:p>
          <w:p w14:paraId="7EBC136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'left' / 'went away' for 'discesserunt'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273A7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4B85228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64AAB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B51EB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verbum, quod maritus dixit, tristissimum erat.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28F5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word, which the husband said, was very sad.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2F1A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'quod' n.acc.sg = which (rel., not 'because')</w:t>
            </w:r>
          </w:p>
          <w:p w14:paraId="3DEE3C3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'tristissimum' superlative — 'very sad' / 'saddest'</w:t>
            </w:r>
          </w:p>
          <w:p w14:paraId="7789A13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'very unhappy' / 'most unhappy'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B7A06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7402B7E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97F1C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E439E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uxor, quam maritus amabat, cibum statim coepit accipere.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4D433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wife, whom the husband loved, immediately began to receive food.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D6D2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'quam' f.acc.sg = whom</w:t>
            </w:r>
          </w:p>
          <w:p w14:paraId="43B1A66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'coepi + inf' = began to</w:t>
            </w:r>
          </w:p>
          <w:p w14:paraId="114A3FA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'accipio' = receive / accept</w:t>
            </w:r>
          </w:p>
          <w:p w14:paraId="68778E0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'statim' flexible</w:t>
            </w:r>
          </w:p>
          <w:p w14:paraId="4D917A0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'started to accept food'</w:t>
            </w:r>
          </w:p>
          <w:p w14:paraId="6102B78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'liked' for 'amabat'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6B7B7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5E1C858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508C2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DC209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filii, quibus pater persuaserat, statim festinaverunt.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998A7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sons, whom the father had persuaded, immediately hurried.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2202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'quibus' dative pl = to whom / whom (dative because 'persuadeo + dat')</w:t>
            </w:r>
          </w:p>
          <w:p w14:paraId="5F4837B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'the sons, whom the father had persuaded, hurried at once'</w:t>
            </w:r>
          </w:p>
          <w:p w14:paraId="708DF5C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'rushed' for 'festinaverunt'</w:t>
            </w:r>
          </w:p>
          <w:p w14:paraId="111B3AD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'statim' flexible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C6E9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073C707B" w14:textId="77777777" w:rsidR="0020567A" w:rsidRDefault="0020567A">
      <w:pPr>
        <w:spacing w:before="60" w:after="60"/>
      </w:pPr>
    </w:p>
    <w:p w14:paraId="34B3D4A2" w14:textId="77777777" w:rsidR="0020567A" w:rsidRDefault="00000000">
      <w:pPr>
        <w:pStyle w:val="Heading2"/>
      </w:pPr>
      <w:r>
        <w:t>§B — ut + subjunctive (purpose / indirect command)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300"/>
        <w:gridCol w:w="2300"/>
        <w:gridCol w:w="3360"/>
        <w:gridCol w:w="1600"/>
      </w:tblGrid>
      <w:tr w:rsidR="0020567A" w14:paraId="2BB643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F11C4C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77A75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Latin sentence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1B53D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Ideal translation (GCSE vocab)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2E418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Accepted alternatives (marking points)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514A8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Teacher notes</w:t>
            </w:r>
          </w:p>
        </w:tc>
      </w:tr>
      <w:tr w:rsidR="0020567A" w14:paraId="79DC4A5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20AF9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BAD5B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dux advenit ut milites cogat.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626B2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leader arrived in order to gather the soldiers.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73BB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'ut + pres subj' = purpose clause — 'in order to' / 'so that he might' / 'to'</w:t>
            </w:r>
          </w:p>
          <w:p w14:paraId="58BA355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'so that he could gather the soldiers'</w:t>
            </w:r>
          </w:p>
          <w:p w14:paraId="7A9D395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'advenit' here perfect (sequence of tenses with present subj is 'informal' at GCSE — accept 'arrives')</w:t>
            </w:r>
          </w:p>
          <w:p w14:paraId="7CADF70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'cogo' = gather / force / compel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9BBF4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7E39FF7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CEF7B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C0F88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pater domum festinavit ut filium videret.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CCA0B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father hurried home in order to see his son.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FE89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'ut + imperf subj' = purpose in past</w:t>
            </w:r>
          </w:p>
          <w:p w14:paraId="6BFA54C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'domum' = home</w:t>
            </w:r>
          </w:p>
          <w:p w14:paraId="7D93160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'so that he might see his son' / 'so that he could see his son'</w:t>
            </w:r>
          </w:p>
          <w:p w14:paraId="0EC2071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lastRenderedPageBreak/>
              <w:t>accept 'rushed home' for 'domum festinavit'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75F90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lastRenderedPageBreak/>
              <w:t xml:space="preserve"> </w:t>
            </w:r>
          </w:p>
        </w:tc>
      </w:tr>
      <w:tr w:rsidR="0020567A" w14:paraId="2C92787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0A3E24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EB0B0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regina verba dixit ut deos oraret.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D1FF7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queen spoke words in order to beg the gods.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FF9E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'ut + imperf subj'</w:t>
            </w:r>
          </w:p>
          <w:p w14:paraId="1D33157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'so that she might pray to the gods' / 'so that she could pray to the gods'</w:t>
            </w:r>
          </w:p>
          <w:p w14:paraId="4BCA79E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'pleaded with' / 'prayed to' for 'oraret'</w:t>
            </w:r>
          </w:p>
          <w:p w14:paraId="31B445D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'said' for 'dixit'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7897D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2BA20CF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386F5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D1ACE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milites gladios tenuerunt ut urbem oppugnarent.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A1458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soldiers held swords in order to attack the city.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B670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'ut + imperf subj'</w:t>
            </w:r>
          </w:p>
          <w:p w14:paraId="38DD844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'so that they might attack the city' / 'so that they could attack the city'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8DC8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58E3117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8A10D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7151D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puella clamabat ut pater statim adveniret.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1C583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girl was shouting in order that her father might arrive immediately.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32A7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'ut + imperf subj'</w:t>
            </w:r>
          </w:p>
          <w:p w14:paraId="626155C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'so that her father might arrive at once' / 'so that her father would come at once'</w:t>
            </w:r>
          </w:p>
          <w:p w14:paraId="4B24636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'cry out' / 'call out' for 'clamabat'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60B0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6B893AE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20C53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F9CED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comites ad silvam iverunt ut iter facerent.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40298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companions went to the wood in order to make a journey.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45A8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'iverunt' perfect of 'eo'</w:t>
            </w:r>
          </w:p>
          <w:p w14:paraId="7D62010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'ut + imperf subj'</w:t>
            </w:r>
          </w:p>
          <w:p w14:paraId="33CE396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'iter facere' = make a journey</w:t>
            </w:r>
          </w:p>
          <w:p w14:paraId="097D89A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'so that they might travel' / 'so that they could go on a journey'</w:t>
            </w:r>
          </w:p>
          <w:p w14:paraId="30158B1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'forest' for 'silvam'</w:t>
            </w:r>
          </w:p>
          <w:p w14:paraId="4586455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'towards' for 'ad'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E7C09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532E50A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5EE17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B9C22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dea apparuit ut reginae persuaderet.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18B89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goddess appeared in order to persuade the queen.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2CFA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'ut + imperf subj'</w:t>
            </w:r>
          </w:p>
          <w:p w14:paraId="6705EF9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'reginae' dative = queen (with 'persuadeo + dat')</w:t>
            </w:r>
          </w:p>
          <w:p w14:paraId="69C4981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'so that she might persuade the queen' / 'so that she could persuade the queen'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AB0D3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38CD57F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96492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41492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uxor maritum oravit ut domum rediret.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61595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wife begged her husband to return home.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6C83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'oravit ut + subj' — 'begged (him) to'; the 'ut' here leans towards an indirect command at GCSE — accept 'begged him that he would return home' / 'begged her husband to return home'</w:t>
            </w:r>
          </w:p>
          <w:p w14:paraId="08AC1D6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'domum' = home</w:t>
            </w:r>
          </w:p>
          <w:p w14:paraId="4DF0EB6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'pleaded with her husband to come back home'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4D432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073F3D4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42B05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3308F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filius clamavit ut pater audiret.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AE4AC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son shouted in order that his father might hear.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364B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'ut + imperf subj'</w:t>
            </w:r>
          </w:p>
          <w:p w14:paraId="472C80B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'so that his father might hear him' / 'so that his father could hear'</w:t>
            </w:r>
          </w:p>
          <w:p w14:paraId="11531FC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'listen' for 'audiret'</w:t>
            </w:r>
          </w:p>
          <w:p w14:paraId="3CF72F0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'cried out' / 'called out' for 'clamavit'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4AEB5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37796A5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FB460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794F2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dux dixit ut milites effugerent.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A1274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leader said (an order) that the soldiers should escape.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2E6C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'dico + ut + subj' = indirect command — 'told them to X'; preferred natural: 'The leader told the soldiers to escape'</w:t>
            </w:r>
          </w:p>
          <w:p w14:paraId="397D073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lastRenderedPageBreak/>
              <w:t>accept 'The leader said that the soldiers should flee' / 'The leader said (something) so that the soldiers might escape'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A7A10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lastRenderedPageBreak/>
              <w:t xml:space="preserve"> </w:t>
            </w:r>
          </w:p>
        </w:tc>
      </w:tr>
      <w:tr w:rsidR="0020567A" w14:paraId="7D4B202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0693C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20B65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necesse erat ut rex discederet.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C116A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It was necessary that the king should depart.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4BC6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'necesse erat ut + subj' = it was necessary that X should Y</w:t>
            </w:r>
          </w:p>
          <w:p w14:paraId="6CAC1A9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'the king had to leave' / 'it was necessary for the king to depart'</w:t>
            </w:r>
          </w:p>
          <w:p w14:paraId="2185616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'leave' / 'go away' for 'discederet'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7B0ED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4F3740C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D70E1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24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03330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maritus diu in urbe habitavit ut uxorem videret.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8B545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The husband lived in the city for a long time in order to see his wife.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EE33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'diu' = for a long time / a long while</w:t>
            </w:r>
          </w:p>
          <w:p w14:paraId="49AFBC4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'ut + imperf subj'</w:t>
            </w:r>
          </w:p>
          <w:p w14:paraId="75D7B17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'so that he might see his wife' / 'so that he could see his wife'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FCD63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15BD0F34" w14:textId="77777777" w:rsidR="0020567A" w:rsidRDefault="0020567A">
      <w:pPr>
        <w:spacing w:before="60" w:after="60"/>
      </w:pPr>
    </w:p>
    <w:p w14:paraId="10FCE981" w14:textId="77777777" w:rsidR="0020567A" w:rsidRDefault="00000000">
      <w:pPr>
        <w:pStyle w:val="Heading2"/>
      </w:pPr>
      <w:r>
        <w:t>§C — cum + subjunctive (temporal / causal)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300"/>
        <w:gridCol w:w="2300"/>
        <w:gridCol w:w="3360"/>
        <w:gridCol w:w="1600"/>
      </w:tblGrid>
      <w:tr w:rsidR="0020567A" w14:paraId="2AF62A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6A266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10729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Latin sentence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C7D25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Ideal translation (GCSE vocab)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9D8B2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Accepted alternatives (marking points)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AFFDB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Teacher notes</w:t>
            </w:r>
          </w:p>
        </w:tc>
      </w:tr>
      <w:tr w:rsidR="0020567A" w14:paraId="201E62D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E0F31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99FC5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cum milites advenissent, rex laetus fuit.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321A8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When the soldiers had arrived, the king was happy.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F02B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'cum + pluperf subj' = when / since / after</w:t>
            </w:r>
          </w:p>
          <w:p w14:paraId="1B5935A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'advenissent' pluperfect subjunctive of 'advenio'</w:t>
            </w:r>
          </w:p>
          <w:p w14:paraId="486B059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'since the soldiers had arrived' / 'after the soldiers had arrived'</w:t>
            </w:r>
          </w:p>
          <w:p w14:paraId="4CC2D3E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'glad' / 'joyful' for 'laetus'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89238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3FE3494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356B5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22DDB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cum dea oraret, omnes audiverunt.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5E4B3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When the goddess was begging, everyone heard.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3A56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'cum + imperf subj' = when / since / while</w:t>
            </w:r>
          </w:p>
          <w:p w14:paraId="038E573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'oraret' imperf subj — accept 'while the goddess was begging'</w:t>
            </w:r>
          </w:p>
          <w:p w14:paraId="06B47BD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'omnes' = all / everyone</w:t>
            </w:r>
          </w:p>
          <w:p w14:paraId="54FF12E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'pleaded' / 'prayed' for 'oraret'</w:t>
            </w:r>
          </w:p>
          <w:p w14:paraId="5884620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'listened' for 'audiverunt'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0D4D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16CF93E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FE418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E2D61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cum pater clamaret, filii statim festinaverunt.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FD912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When the father was shouting, the sons immediately hurried.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78B0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'cum + imperf subj'</w:t>
            </w:r>
          </w:p>
          <w:p w14:paraId="7CDDD01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'since the father was shouting' / 'while the father was shouting'</w:t>
            </w:r>
          </w:p>
          <w:p w14:paraId="64847A1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'statim' flexible</w:t>
            </w:r>
          </w:p>
          <w:p w14:paraId="494D854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'cry out' / 'call out' for 'clamaret'</w:t>
            </w:r>
          </w:p>
          <w:p w14:paraId="3DFEA6F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'rushed' for 'festinaverunt'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952E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490B7E2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A1980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28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124C1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cum hic rex verba dixisset, omnes discesserunt.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BF779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When this king had said the words, everyone departed.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1C45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'cum + pluperf subj'</w:t>
            </w:r>
          </w:p>
          <w:p w14:paraId="3936CA6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'hic' = this</w:t>
            </w:r>
          </w:p>
          <w:p w14:paraId="05FE8D4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'dixisset' pluperf subj of 'dico'</w:t>
            </w:r>
          </w:p>
          <w:p w14:paraId="117DE24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'after this king had spoken the words' / 'since this king had said the words'</w:t>
            </w:r>
          </w:p>
          <w:p w14:paraId="255EE50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lastRenderedPageBreak/>
              <w:t>accept 'left' / 'went away' for 'discesserunt'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54DE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lastRenderedPageBreak/>
              <w:t xml:space="preserve"> </w:t>
            </w:r>
          </w:p>
        </w:tc>
      </w:tr>
      <w:tr w:rsidR="0020567A" w14:paraId="36A1048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26339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55420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cum uxor dormiret, maritus domum rediit.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94856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While the wife was sleeping, the husband returned home.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8D69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'cum + imperf subj'</w:t>
            </w:r>
          </w:p>
          <w:p w14:paraId="40BE614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'when the wife was sleeping' / 'since the wife was sleeping'</w:t>
            </w:r>
          </w:p>
          <w:p w14:paraId="62A6167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'domum' = home</w:t>
            </w:r>
          </w:p>
          <w:p w14:paraId="18B8A5E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'came back' / 'went back' for 'rediit'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0699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2877F4B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6998F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DF4D6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cum dux iter facilius fecisset, milites coepit cogere.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6B98A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When the leader had made a fairly easy journey, he began to gather the soldiers.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8D07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'cum + pluperf subj'</w:t>
            </w:r>
          </w:p>
          <w:p w14:paraId="2A41CC8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'facilius' comparative of 'facile' (adv) or 'facilis' (n.sg) — here adjectival with 'iter': 'a fairly/quite easy journey' / 'a rather easy journey' / 'an easier journey'</w:t>
            </w:r>
          </w:p>
          <w:p w14:paraId="394F4CF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'coepi + inf' = began to</w:t>
            </w:r>
          </w:p>
          <w:p w14:paraId="3247E92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'cogo' = gather / force / assemble</w:t>
            </w:r>
          </w:p>
          <w:p w14:paraId="0BC980E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'started gathering the soldiers'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3B733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3AA6FB2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424D7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61875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cum tandem advenissent, portam aperuerunt.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51DDC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When they had finally arrived, they opened the gate.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78D8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'cum + pluperf subj'</w:t>
            </w:r>
          </w:p>
          <w:p w14:paraId="42AEA4E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'tandem' = at last / finally</w:t>
            </w:r>
          </w:p>
          <w:p w14:paraId="40F918C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'since they had finally arrived' / 'after they had finally arrived'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90CA6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3708CDF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E89AC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45849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cum tam iratus esset, dux nihil dixit.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BC953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Since he was so angry, the leader said nothing.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7691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'cum + imperf subj' — causal here (given 'tam iratus')</w:t>
            </w:r>
          </w:p>
          <w:p w14:paraId="00A68AF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'when he was so angry, the leader said nothing' / 'because he was so angry...'</w:t>
            </w:r>
          </w:p>
          <w:p w14:paraId="102D0A42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'tam' + adj = so (angry)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F3D20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195BF8E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2CDBE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33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BD2FC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cum mortem cupivisset, tandem effugere non potuit.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9C2AC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Since he had desired death, he was finally not able to escape.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E120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'cum + pluperf subj'</w:t>
            </w:r>
          </w:p>
          <w:p w14:paraId="3BC5A22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'cupio' = want / desire</w:t>
            </w:r>
          </w:p>
          <w:p w14:paraId="27EB952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'tandem' = at last / finally / in the end</w:t>
            </w:r>
          </w:p>
          <w:p w14:paraId="13C6D0B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'possum + inf'</w:t>
            </w:r>
          </w:p>
          <w:p w14:paraId="4D41CF8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'although he had desired death' — wait: cum+subj doesn't mean 'although'; do NOT accept 'although' here</w:t>
            </w:r>
          </w:p>
          <w:p w14:paraId="70C2453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'when he had wanted death, he could not finally escape' / 'since he had wanted to die...'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6B934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53CAD2E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876CE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34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2A236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cum puella tristis esset, pater eam amavit.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5E8A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Since the girl was sad, her father loved her.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C26B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'cum + imperf subj'</w:t>
            </w:r>
          </w:p>
          <w:p w14:paraId="57D6FE1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'eam' = her</w:t>
            </w:r>
          </w:p>
          <w:p w14:paraId="6DDECBF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'when the girl was sad' / 'because the girl was sad'</w:t>
            </w:r>
          </w:p>
          <w:p w14:paraId="1743962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'unhappy' for 'tristis'</w:t>
            </w:r>
          </w:p>
          <w:p w14:paraId="16E329E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'liked' for 'amavit'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B92C8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4387013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9D65D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35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17D96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cum omnes comites redissent, dux cibum accepit.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BA81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When all the companions had returned, the leader received food.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DBC2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'cum + pluperf subj' ('redissent' = redivissent contracted)</w:t>
            </w:r>
          </w:p>
          <w:p w14:paraId="5447E6A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'omnes' = all</w:t>
            </w:r>
          </w:p>
          <w:p w14:paraId="65678CB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'after all the companions had returned' / 'since all the companions had returned'</w:t>
            </w:r>
          </w:p>
          <w:p w14:paraId="508F688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lastRenderedPageBreak/>
              <w:t>accept 'accepted' for 'accepit'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B0261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lastRenderedPageBreak/>
              <w:t xml:space="preserve"> </w:t>
            </w:r>
          </w:p>
        </w:tc>
      </w:tr>
      <w:tr w:rsidR="0020567A" w14:paraId="0783013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60A0C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36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C463F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cum verba audita essent, dei discesserunt.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FE190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When the words had been heard, the gods departed.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D22C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'cum + pluperf subj passive' — 'had been heard'</w:t>
            </w:r>
          </w:p>
          <w:p w14:paraId="3DCB575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'after the words had been heard' / 'since the words had been heard'</w:t>
            </w:r>
          </w:p>
          <w:p w14:paraId="3CE1E5B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'left' / 'went away' for 'discesserunt'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774A7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47D24697" w14:textId="77777777" w:rsidR="0020567A" w:rsidRDefault="0020567A">
      <w:pPr>
        <w:spacing w:before="60" w:after="60"/>
      </w:pPr>
    </w:p>
    <w:p w14:paraId="68EADDC1" w14:textId="77777777" w:rsidR="0020567A" w:rsidRDefault="00000000">
      <w:pPr>
        <w:pStyle w:val="Heading2"/>
      </w:pPr>
      <w:r>
        <w:t>§D — si + subjunctive (contrary-to-fact)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300"/>
        <w:gridCol w:w="2300"/>
        <w:gridCol w:w="3360"/>
        <w:gridCol w:w="1600"/>
      </w:tblGrid>
      <w:tr w:rsidR="0020567A" w14:paraId="5278CB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A1938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64698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Latin sentence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F1979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Ideal translation (GCSE vocab)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11226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Accepted alternatives (marking points)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1F175" w14:textId="77777777" w:rsidR="0020567A" w:rsidRDefault="00000000">
            <w:r>
              <w:rPr>
                <w:b/>
                <w:bCs/>
                <w:color w:val="FFFFFF"/>
                <w:sz w:val="20"/>
                <w:szCs w:val="20"/>
              </w:rPr>
              <w:t>Teacher notes</w:t>
            </w:r>
          </w:p>
        </w:tc>
      </w:tr>
      <w:tr w:rsidR="0020567A" w14:paraId="344A3B4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3933B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37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43DE3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si dux milites cogeret, statim discederent.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70642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If the leader were gathering the soldiers, they would immediately depart.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7CED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present contrary-to-fact: 'si + imperf subj ... + imperf subj' — 'if X were -ing, Y would -'</w:t>
            </w:r>
          </w:p>
          <w:p w14:paraId="19D614A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'cogo' = gather / force / compel</w:t>
            </w:r>
          </w:p>
          <w:p w14:paraId="44E2ED5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'statim' flexible</w:t>
            </w:r>
          </w:p>
          <w:p w14:paraId="50B8C01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'if the leader forced the soldiers, they would leave at once'</w:t>
            </w:r>
          </w:p>
          <w:p w14:paraId="5AADC16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'would go away' / 'would leave' for 'discederent'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1ECE7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6D1FA51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FDE38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38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CC743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si tu advenisses, filium vidisses.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522AA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If you had arrived, you would have seen the/your son.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FBEF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past contrary-to-fact: 'si + pluperf subj ... + pluperf subj' — 'if X had -ed, Y would have -ed'</w:t>
            </w:r>
          </w:p>
          <w:p w14:paraId="7BDE7A3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'tu' emphatic — accept 'you yourself'</w:t>
            </w:r>
          </w:p>
          <w:p w14:paraId="2104C5A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'if you had come, you would have seen your son'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ED6B4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0DC3A93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D13D5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39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EC04C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si pater non clamaret, uxor dormiret.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40F6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If the father were not shouting, the wife would be sleeping.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0D77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present contrary-to-fact</w:t>
            </w:r>
          </w:p>
          <w:p w14:paraId="26C798CD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'if the father did not shout, the wife would sleep'</w:t>
            </w:r>
          </w:p>
          <w:p w14:paraId="523DB86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'cry out' / 'call out' for 'clamaret'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801A4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37D1DEF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FD5D6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40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B3C52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si regina verba audivisset, tandem effugisset.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5FDD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If the queen had heard the words, she would have finally escaped.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8ECA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past contrary-to-fact</w:t>
            </w:r>
          </w:p>
          <w:p w14:paraId="5B0C066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'tandem' = at last / finally</w:t>
            </w:r>
          </w:p>
          <w:p w14:paraId="775DA22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'had listened to the words' / 'had heard the words'</w:t>
            </w:r>
          </w:p>
          <w:p w14:paraId="5E22E07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'would have fled'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988CB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7A0C4FC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37017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41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FEB56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si necesse esset, milites domum redirent.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418EF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If it were necessary, the soldiers would return home.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D68B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present contrary-to-fact</w:t>
            </w:r>
          </w:p>
          <w:p w14:paraId="0467BAF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'necesse esset' = were (it) necessary</w:t>
            </w:r>
          </w:p>
          <w:p w14:paraId="1A7C077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'domum' = home</w:t>
            </w:r>
          </w:p>
          <w:p w14:paraId="2338595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'if it were necessary, the soldiers would go back home' / 'would come back home'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86660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2D1FE1F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E975C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42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17245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si dea oraret, omnes deos audirent.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9B6B4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If the goddess were begging, all would hear the gods.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2F7F9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present contrary-to-fact</w:t>
            </w:r>
          </w:p>
          <w:p w14:paraId="62BFEA7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'were praying' / 'were pleading' for 'oraret'</w:t>
            </w:r>
          </w:p>
          <w:p w14:paraId="7792BD5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'omnes' = everyone / all</w:t>
            </w:r>
          </w:p>
          <w:p w14:paraId="53773C0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lastRenderedPageBreak/>
              <w:t>accept 'would listen to the gods' for 'deos audirent'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5B43A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lastRenderedPageBreak/>
              <w:t xml:space="preserve"> </w:t>
            </w:r>
          </w:p>
        </w:tc>
      </w:tr>
      <w:tr w:rsidR="0020567A" w14:paraId="4816767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BE8B1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43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A97BC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si hoc donum rex accepisset, laetus fuisset.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BBB13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If the king had received this gift, he would have been happy.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48F15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past contrary-to-fact</w:t>
            </w:r>
          </w:p>
          <w:p w14:paraId="35A207E6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'hoc' = this</w:t>
            </w:r>
          </w:p>
          <w:p w14:paraId="2415D25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'accepted' for 'accepisset'</w:t>
            </w:r>
          </w:p>
          <w:p w14:paraId="7433B1B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'glad' / 'joyful' for 'laetus'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4BBD3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460D25D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C04A8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44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B6ECE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si puella clamaret, pater statim adveniret.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6C381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If the girl were shouting, her father would immediately arrive.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71091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present contrary-to-fact</w:t>
            </w:r>
          </w:p>
          <w:p w14:paraId="7A43694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'statim' flexible</w:t>
            </w:r>
          </w:p>
          <w:p w14:paraId="072BE55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'would come at once' / 'would reach her at once' for 'statim adveniret'</w:t>
            </w:r>
          </w:p>
          <w:p w14:paraId="3A0A65A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'cry out' / 'call out' for 'clamaret'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B1EE6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1662117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24DA1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45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8D1C3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si tam iratus esset, nihil diceret.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3E920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If he were so angry, he would say nothing.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35A50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present contrary-to-fact</w:t>
            </w:r>
          </w:p>
          <w:p w14:paraId="0C2C7D9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'tam' + adj = so (angry)</w:t>
            </w:r>
          </w:p>
          <w:p w14:paraId="21DACB1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'he would not say anything'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F1FC1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3B729AD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5FB92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46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0DFFD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si iter facilius fuisset, milites discessissent.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DBF7C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If the journey had been easier, the soldiers would have departed.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7B1F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past contrary-to-fact</w:t>
            </w:r>
          </w:p>
          <w:p w14:paraId="5C133A3A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'facilius' comparative — 'easier' / 'fairly easy' / 'rather easy'</w:t>
            </w:r>
          </w:p>
          <w:p w14:paraId="68ADB9A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'would have left' / 'would have gone away' for 'discessissent'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936A7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7D918CB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AA217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47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9157C" w14:textId="77777777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si comes rediisset, omnes cibum accepissent.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A1AAE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If the companion had returned, everyone would have received food.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E3683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past contrary-to-fact</w:t>
            </w:r>
          </w:p>
          <w:p w14:paraId="673E2D5C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'rediisset' pluperf subj of 'redeo'</w:t>
            </w:r>
          </w:p>
          <w:p w14:paraId="575F003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'omnes' = all / everyone</w:t>
            </w:r>
          </w:p>
          <w:p w14:paraId="7298C12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'come back' / 'gone back' for 'rediisset'</w:t>
            </w:r>
          </w:p>
          <w:p w14:paraId="693700AF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'accepted' for 'accepissent'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21BCD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20567A" w14:paraId="5D5CD1D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F6101" w14:textId="77777777" w:rsidR="0020567A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48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94332" w14:textId="17E291E5" w:rsidR="0020567A" w:rsidRDefault="00000000">
            <w:pPr>
              <w:spacing w:before="20" w:after="20"/>
            </w:pPr>
            <w:r>
              <w:rPr>
                <w:i/>
                <w:iCs/>
                <w:sz w:val="18"/>
                <w:szCs w:val="18"/>
              </w:rPr>
              <w:t>si ceteri effugere possent, solus dux nihil diceret.</w:t>
            </w:r>
            <w:ins w:id="56" w:author="Monty Hunt" w:date="2026-04-18T19:01:00Z" w16du:dateUtc="2026-04-18T18:01:00Z">
              <w:r w:rsidR="00307264">
                <w:rPr>
                  <w:i/>
                  <w:iCs/>
                  <w:sz w:val="18"/>
                  <w:szCs w:val="18"/>
                </w:rPr>
                <w:t xml:space="preserve"> IS IT ALWAYS THE CASE THAT THE CONDITIONAL CLAUSE COMES FIRST?</w:t>
              </w:r>
            </w:ins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3BB38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>If the rest were able to escape, the leader alone would say nothing.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215F4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present contrary-to-fact</w:t>
            </w:r>
          </w:p>
          <w:p w14:paraId="24A11DD7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'possum + inf' — 'possent' imperf subj</w:t>
            </w:r>
          </w:p>
          <w:p w14:paraId="54027FAB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'ceteri' = the rest / the others</w:t>
            </w:r>
          </w:p>
          <w:p w14:paraId="7EE8B6A8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'solus' = alone / only — 'the leader alone' / 'the lone leader' / 'only the leader'</w:t>
            </w:r>
          </w:p>
          <w:p w14:paraId="40B44EAE" w14:textId="77777777" w:rsidR="0020567A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accept 'if the others could flee, only the leader would say nothing'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C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B4898" w14:textId="77777777" w:rsidR="0020567A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4CEA66FD" w14:textId="77777777" w:rsidR="0020567A" w:rsidRDefault="0020567A">
      <w:pPr>
        <w:spacing w:before="60" w:after="60"/>
      </w:pPr>
    </w:p>
    <w:sectPr w:rsidR="0020567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671BC" w14:textId="77777777" w:rsidR="00707D58" w:rsidRDefault="00707D58">
      <w:r>
        <w:separator/>
      </w:r>
    </w:p>
  </w:endnote>
  <w:endnote w:type="continuationSeparator" w:id="0">
    <w:p w14:paraId="0A9D35C5" w14:textId="77777777" w:rsidR="00707D58" w:rsidRDefault="0070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DEF9F" w14:textId="77777777" w:rsidR="0020567A" w:rsidRDefault="00000000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37FA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88B1D" w14:textId="77777777" w:rsidR="00707D58" w:rsidRDefault="00707D58">
      <w:r>
        <w:separator/>
      </w:r>
    </w:p>
  </w:footnote>
  <w:footnote w:type="continuationSeparator" w:id="0">
    <w:p w14:paraId="374B5933" w14:textId="77777777" w:rsidR="00707D58" w:rsidRDefault="0070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22860" w14:textId="77777777" w:rsidR="0020567A" w:rsidRDefault="00000000">
    <w:pPr>
      <w:jc w:val="right"/>
    </w:pPr>
    <w:r>
      <w:rPr>
        <w:color w:val="888888"/>
        <w:sz w:val="18"/>
        <w:szCs w:val="18"/>
      </w:rPr>
      <w:t>Latin GCSE Mastery — Sentence Set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92C75"/>
    <w:multiLevelType w:val="hybridMultilevel"/>
    <w:tmpl w:val="9EBC37FE"/>
    <w:lvl w:ilvl="0" w:tplc="6B2AC484">
      <w:start w:val="1"/>
      <w:numFmt w:val="bullet"/>
      <w:lvlText w:val="•"/>
      <w:lvlJc w:val="left"/>
      <w:pPr>
        <w:ind w:left="360" w:hanging="200"/>
      </w:pPr>
    </w:lvl>
    <w:lvl w:ilvl="1" w:tplc="9C5C1BA4">
      <w:numFmt w:val="decimal"/>
      <w:lvlText w:val=""/>
      <w:lvlJc w:val="left"/>
    </w:lvl>
    <w:lvl w:ilvl="2" w:tplc="C682F1A6">
      <w:numFmt w:val="decimal"/>
      <w:lvlText w:val=""/>
      <w:lvlJc w:val="left"/>
    </w:lvl>
    <w:lvl w:ilvl="3" w:tplc="EC16977A">
      <w:numFmt w:val="decimal"/>
      <w:lvlText w:val=""/>
      <w:lvlJc w:val="left"/>
    </w:lvl>
    <w:lvl w:ilvl="4" w:tplc="BCA203F0">
      <w:numFmt w:val="decimal"/>
      <w:lvlText w:val=""/>
      <w:lvlJc w:val="left"/>
    </w:lvl>
    <w:lvl w:ilvl="5" w:tplc="8722CA2E">
      <w:numFmt w:val="decimal"/>
      <w:lvlText w:val=""/>
      <w:lvlJc w:val="left"/>
    </w:lvl>
    <w:lvl w:ilvl="6" w:tplc="D9B6CC12">
      <w:numFmt w:val="decimal"/>
      <w:lvlText w:val=""/>
      <w:lvlJc w:val="left"/>
    </w:lvl>
    <w:lvl w:ilvl="7" w:tplc="5DEED5EA">
      <w:numFmt w:val="decimal"/>
      <w:lvlText w:val=""/>
      <w:lvlJc w:val="left"/>
    </w:lvl>
    <w:lvl w:ilvl="8" w:tplc="F21A934E">
      <w:numFmt w:val="decimal"/>
      <w:lvlText w:val=""/>
      <w:lvlJc w:val="left"/>
    </w:lvl>
  </w:abstractNum>
  <w:abstractNum w:abstractNumId="1" w15:restartNumberingAfterBreak="0">
    <w:nsid w:val="41871E4B"/>
    <w:multiLevelType w:val="hybridMultilevel"/>
    <w:tmpl w:val="C68688C2"/>
    <w:lvl w:ilvl="0" w:tplc="E7D097F0">
      <w:start w:val="1"/>
      <w:numFmt w:val="bullet"/>
      <w:lvlText w:val="●"/>
      <w:lvlJc w:val="left"/>
      <w:pPr>
        <w:ind w:left="720" w:hanging="360"/>
      </w:pPr>
    </w:lvl>
    <w:lvl w:ilvl="1" w:tplc="4C00F870">
      <w:start w:val="1"/>
      <w:numFmt w:val="bullet"/>
      <w:lvlText w:val="○"/>
      <w:lvlJc w:val="left"/>
      <w:pPr>
        <w:ind w:left="1440" w:hanging="360"/>
      </w:pPr>
    </w:lvl>
    <w:lvl w:ilvl="2" w:tplc="6744F5BC">
      <w:start w:val="1"/>
      <w:numFmt w:val="bullet"/>
      <w:lvlText w:val="■"/>
      <w:lvlJc w:val="left"/>
      <w:pPr>
        <w:ind w:left="2160" w:hanging="360"/>
      </w:pPr>
    </w:lvl>
    <w:lvl w:ilvl="3" w:tplc="DC600E36">
      <w:start w:val="1"/>
      <w:numFmt w:val="bullet"/>
      <w:lvlText w:val="●"/>
      <w:lvlJc w:val="left"/>
      <w:pPr>
        <w:ind w:left="2880" w:hanging="360"/>
      </w:pPr>
    </w:lvl>
    <w:lvl w:ilvl="4" w:tplc="A5F05AE0">
      <w:start w:val="1"/>
      <w:numFmt w:val="bullet"/>
      <w:lvlText w:val="○"/>
      <w:lvlJc w:val="left"/>
      <w:pPr>
        <w:ind w:left="3600" w:hanging="360"/>
      </w:pPr>
    </w:lvl>
    <w:lvl w:ilvl="5" w:tplc="B038D074">
      <w:start w:val="1"/>
      <w:numFmt w:val="bullet"/>
      <w:lvlText w:val="■"/>
      <w:lvlJc w:val="left"/>
      <w:pPr>
        <w:ind w:left="4320" w:hanging="360"/>
      </w:pPr>
    </w:lvl>
    <w:lvl w:ilvl="6" w:tplc="ADA07046">
      <w:start w:val="1"/>
      <w:numFmt w:val="bullet"/>
      <w:lvlText w:val="●"/>
      <w:lvlJc w:val="left"/>
      <w:pPr>
        <w:ind w:left="5040" w:hanging="360"/>
      </w:pPr>
    </w:lvl>
    <w:lvl w:ilvl="7" w:tplc="A6C8E412">
      <w:start w:val="1"/>
      <w:numFmt w:val="bullet"/>
      <w:lvlText w:val="●"/>
      <w:lvlJc w:val="left"/>
      <w:pPr>
        <w:ind w:left="5760" w:hanging="360"/>
      </w:pPr>
    </w:lvl>
    <w:lvl w:ilvl="8" w:tplc="167AC1D6">
      <w:start w:val="1"/>
      <w:numFmt w:val="bullet"/>
      <w:lvlText w:val="●"/>
      <w:lvlJc w:val="left"/>
      <w:pPr>
        <w:ind w:left="6480" w:hanging="360"/>
      </w:pPr>
    </w:lvl>
  </w:abstractNum>
  <w:num w:numId="1" w16cid:durableId="1448162318">
    <w:abstractNumId w:val="1"/>
    <w:lvlOverride w:ilvl="0">
      <w:startOverride w:val="1"/>
    </w:lvlOverride>
  </w:num>
  <w:num w:numId="2" w16cid:durableId="406928836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nty Hunt">
    <w15:presenceInfo w15:providerId="Windows Live" w15:userId="4caa4f4dfea446d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67A"/>
    <w:rsid w:val="0016509F"/>
    <w:rsid w:val="0020567A"/>
    <w:rsid w:val="00237FAE"/>
    <w:rsid w:val="00307264"/>
    <w:rsid w:val="00386CF0"/>
    <w:rsid w:val="00564F99"/>
    <w:rsid w:val="00707D58"/>
    <w:rsid w:val="007B311A"/>
    <w:rsid w:val="009E3B12"/>
    <w:rsid w:val="00A1112E"/>
    <w:rsid w:val="00CB58E1"/>
    <w:rsid w:val="00E62526"/>
    <w:rsid w:val="00EF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5A5A5"/>
  <w15:docId w15:val="{E36D8843-8881-4C71-B2DF-72689A588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5FA3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20" w:after="6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Revision">
    <w:name w:val="Revision"/>
    <w:hidden/>
    <w:uiPriority w:val="99"/>
    <w:semiHidden/>
    <w:rsid w:val="00237F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47</Pages>
  <Words>13820</Words>
  <Characters>78774</Characters>
  <Application>Microsoft Office Word</Application>
  <DocSecurity>0</DocSecurity>
  <Lines>656</Lines>
  <Paragraphs>184</Paragraphs>
  <ScaleCrop>false</ScaleCrop>
  <Company/>
  <LinksUpToDate>false</LinksUpToDate>
  <CharactersWithSpaces>92410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Latin GCSE Mastery — Sentence Set</dc:title>
  <dc:creator>Latin GCSE Platform</dc:creator>
  <cp:lastModifiedBy>Monty Hunt</cp:lastModifiedBy>
  <cp:revision>2</cp:revision>
  <dcterms:created xsi:type="dcterms:W3CDTF">2026-04-18T15:33:00Z</dcterms:created>
  <dcterms:modified xsi:type="dcterms:W3CDTF">2026-04-18T18:01:00Z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c3cf1d5c-8e06-47ba-aa01-493bd55d6aee</vt:lpwstr>
  </property>
</Properties>
</file>